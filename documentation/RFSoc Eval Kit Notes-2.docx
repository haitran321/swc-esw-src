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1E26A" w14:textId="77777777" w:rsidR="00B265DF" w:rsidRDefault="00000000">
      <w:pPr>
        <w:spacing w:line="24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ZCU104/208 Eval Kit Notes</w:t>
      </w:r>
    </w:p>
    <w:p w14:paraId="5167CEB4" w14:textId="77777777" w:rsidR="00B265DF" w:rsidRDefault="00B265DF">
      <w:pPr>
        <w:spacing w:line="240" w:lineRule="auto"/>
        <w:contextualSpacing/>
      </w:pPr>
    </w:p>
    <w:p w14:paraId="1671B333" w14:textId="77777777" w:rsidR="00B265DF" w:rsidRDefault="00000000">
      <w:pPr>
        <w:spacing w:line="240" w:lineRule="auto"/>
        <w:contextualSpacing/>
        <w:rPr>
          <w:b/>
          <w:bCs/>
        </w:rPr>
      </w:pPr>
      <w:r>
        <w:rPr>
          <w:b/>
          <w:bCs/>
        </w:rPr>
        <w:t>Development workflow:</w:t>
      </w:r>
    </w:p>
    <w:p w14:paraId="22F45CE8" w14:textId="77777777" w:rsidR="00B265DF" w:rsidRDefault="00B265DF">
      <w:pPr>
        <w:spacing w:line="240" w:lineRule="auto"/>
        <w:contextualSpacing/>
        <w:rPr>
          <w:b/>
          <w:bCs/>
        </w:rPr>
      </w:pPr>
    </w:p>
    <w:p w14:paraId="139CFEA9" w14:textId="77777777" w:rsidR="00B265DF" w:rsidRDefault="00000000">
      <w:pPr>
        <w:spacing w:line="240" w:lineRule="auto"/>
        <w:contextualSpacing/>
      </w:pPr>
      <w:r>
        <w:rPr>
          <w:noProof/>
        </w:rPr>
        <w:drawing>
          <wp:inline distT="0" distB="0" distL="0" distR="0" wp14:anchorId="5860FE0C" wp14:editId="1BFEF0D9">
            <wp:extent cx="5943600" cy="3032760"/>
            <wp:effectExtent l="0" t="0" r="0" b="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4CB9" w14:textId="77777777" w:rsidR="00B265DF" w:rsidRDefault="00B265DF">
      <w:pPr>
        <w:spacing w:line="240" w:lineRule="auto"/>
        <w:contextualSpacing/>
      </w:pPr>
    </w:p>
    <w:p w14:paraId="6CA618F1" w14:textId="77777777" w:rsidR="00B265DF" w:rsidRDefault="00000000">
      <w:pPr>
        <w:spacing w:line="240" w:lineRule="auto"/>
        <w:contextualSpacing/>
        <w:rPr>
          <w:b/>
          <w:bCs/>
        </w:rPr>
      </w:pPr>
      <w:r>
        <w:rPr>
          <w:b/>
          <w:bCs/>
        </w:rPr>
        <w:t>Channel Sim SW design:</w:t>
      </w:r>
    </w:p>
    <w:p w14:paraId="3B17B72F" w14:textId="77777777" w:rsidR="00B265DF" w:rsidRDefault="00000000">
      <w:pPr>
        <w:spacing w:line="240" w:lineRule="auto"/>
        <w:contextualSpacing/>
      </w:pPr>
      <w:r>
        <w:rPr>
          <w:noProof/>
        </w:rPr>
        <w:drawing>
          <wp:inline distT="0" distB="0" distL="0" distR="0" wp14:anchorId="1E6A6A2F" wp14:editId="73784D23">
            <wp:extent cx="5943600" cy="1877060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7DB53A1" w14:textId="77777777" w:rsidR="00B265DF" w:rsidRDefault="00000000">
      <w:pPr>
        <w:spacing w:line="240" w:lineRule="auto"/>
        <w:contextualSpacing/>
        <w:rPr>
          <w:b/>
          <w:bCs/>
        </w:rPr>
      </w:pPr>
      <w:r>
        <w:rPr>
          <w:b/>
          <w:bCs/>
        </w:rPr>
        <w:lastRenderedPageBreak/>
        <w:t>Transmit Module SW design:</w:t>
      </w:r>
    </w:p>
    <w:p w14:paraId="5423FAE3" w14:textId="77777777" w:rsidR="00B265DF" w:rsidRDefault="00000000">
      <w:pPr>
        <w:spacing w:line="240" w:lineRule="auto"/>
        <w:contextualSpacing/>
      </w:pPr>
      <w:r>
        <w:rPr>
          <w:noProof/>
        </w:rPr>
        <w:drawing>
          <wp:inline distT="0" distB="0" distL="0" distR="0" wp14:anchorId="69341D2A" wp14:editId="0F4FD25E">
            <wp:extent cx="5943600" cy="1885315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C789" w14:textId="77777777" w:rsidR="00B265DF" w:rsidRDefault="00B265DF">
      <w:pPr>
        <w:spacing w:line="240" w:lineRule="auto"/>
        <w:contextualSpacing/>
        <w:rPr>
          <w:b/>
          <w:bCs/>
        </w:rPr>
      </w:pPr>
    </w:p>
    <w:p w14:paraId="195F89EB" w14:textId="77777777" w:rsidR="00B265DF" w:rsidRDefault="00000000">
      <w:pPr>
        <w:spacing w:after="0" w:line="240" w:lineRule="auto"/>
        <w:rPr>
          <w:b/>
          <w:bCs/>
        </w:rPr>
      </w:pPr>
      <w:r>
        <w:br w:type="page"/>
      </w:r>
    </w:p>
    <w:p w14:paraId="013ACA3A" w14:textId="77777777" w:rsidR="00B265DF" w:rsidRDefault="00000000">
      <w:pPr>
        <w:spacing w:line="240" w:lineRule="auto"/>
        <w:contextualSpacing/>
        <w:rPr>
          <w:b/>
          <w:bCs/>
        </w:rPr>
      </w:pPr>
      <w:r>
        <w:rPr>
          <w:b/>
          <w:bCs/>
        </w:rPr>
        <w:lastRenderedPageBreak/>
        <w:t>Setup SW development computer:</w:t>
      </w:r>
    </w:p>
    <w:p w14:paraId="476CBBFB" w14:textId="77777777" w:rsidR="00B265DF" w:rsidRDefault="00000000">
      <w:pPr>
        <w:spacing w:line="240" w:lineRule="auto"/>
        <w:contextualSpacing/>
      </w:pPr>
      <w:r>
        <w:t>- Computer with Ubuntu Linux version 20.04LTS</w:t>
      </w:r>
    </w:p>
    <w:p w14:paraId="31746CC5" w14:textId="77777777" w:rsidR="00B265DF" w:rsidRDefault="00000000">
      <w:pPr>
        <w:spacing w:line="240" w:lineRule="auto"/>
        <w:contextualSpacing/>
      </w:pPr>
      <w:r>
        <w:t xml:space="preserve">- Download and install Xilinx </w:t>
      </w:r>
      <w:proofErr w:type="spellStart"/>
      <w:r>
        <w:t>Petalinux</w:t>
      </w:r>
      <w:proofErr w:type="spellEnd"/>
      <w:r>
        <w:t xml:space="preserve"> version 2021.1</w:t>
      </w:r>
    </w:p>
    <w:p w14:paraId="5A7D85AD" w14:textId="77777777" w:rsidR="00B265DF" w:rsidRDefault="00000000">
      <w:pPr>
        <w:spacing w:line="240" w:lineRule="auto"/>
        <w:contextualSpacing/>
      </w:pPr>
      <w:r>
        <w:tab/>
        <w:t xml:space="preserve">To fix the </w:t>
      </w:r>
      <w:proofErr w:type="spellStart"/>
      <w:r>
        <w:t>Kconfig</w:t>
      </w:r>
      <w:proofErr w:type="spellEnd"/>
      <w:r>
        <w:t xml:space="preserve"> issue during the </w:t>
      </w:r>
      <w:proofErr w:type="spellStart"/>
      <w:r>
        <w:t>petalinux</w:t>
      </w:r>
      <w:proofErr w:type="spellEnd"/>
      <w:r>
        <w:t>-build command run “</w:t>
      </w:r>
      <w:proofErr w:type="spellStart"/>
      <w:r>
        <w:t>sudo</w:t>
      </w:r>
      <w:proofErr w:type="spellEnd"/>
      <w:r>
        <w:t xml:space="preserve"> apt-</w:t>
      </w:r>
      <w:r>
        <w:tab/>
        <w:t>get install libncurses5”</w:t>
      </w:r>
    </w:p>
    <w:p w14:paraId="1C7E1BF6" w14:textId="77777777" w:rsidR="00B265DF" w:rsidRDefault="00000000">
      <w:pPr>
        <w:spacing w:line="240" w:lineRule="auto"/>
        <w:contextualSpacing/>
      </w:pPr>
      <w:r>
        <w:t xml:space="preserve">- Download and install </w:t>
      </w:r>
      <w:proofErr w:type="spellStart"/>
      <w:r>
        <w:t>Xilinux</w:t>
      </w:r>
      <w:proofErr w:type="spellEnd"/>
      <w:r>
        <w:t xml:space="preserve"> Vitis version 2021.1</w:t>
      </w:r>
    </w:p>
    <w:p w14:paraId="2D03653D" w14:textId="77777777" w:rsidR="00B265DF" w:rsidRDefault="00000000">
      <w:pPr>
        <w:spacing w:line="240" w:lineRule="auto"/>
        <w:contextualSpacing/>
      </w:pPr>
      <w:r>
        <w:t>- Download ZCU208 BSP version 2021.1</w:t>
      </w:r>
    </w:p>
    <w:p w14:paraId="764FA9D3" w14:textId="77777777" w:rsidR="00B265DF" w:rsidRDefault="00000000">
      <w:pPr>
        <w:spacing w:line="240" w:lineRule="auto"/>
        <w:contextualSpacing/>
      </w:pPr>
      <w:r>
        <w:t>- Download ZCU104 BSP version 2021.1</w:t>
      </w:r>
    </w:p>
    <w:p w14:paraId="69330D98" w14:textId="77777777" w:rsidR="00B265DF" w:rsidRDefault="00000000">
      <w:pPr>
        <w:spacing w:line="240" w:lineRule="auto"/>
        <w:contextualSpacing/>
      </w:pPr>
      <w:r>
        <w:t>- Download and install Python</w:t>
      </w:r>
    </w:p>
    <w:p w14:paraId="669D697E" w14:textId="77777777" w:rsidR="00B265DF" w:rsidRDefault="00000000">
      <w:pPr>
        <w:spacing w:line="240" w:lineRule="auto"/>
        <w:contextualSpacing/>
      </w:pPr>
      <w:r>
        <w:tab/>
        <w:t xml:space="preserve">To install </w:t>
      </w:r>
      <w:proofErr w:type="spellStart"/>
      <w:r>
        <w:t>wxpython</w:t>
      </w:r>
      <w:proofErr w:type="spellEnd"/>
      <w:r>
        <w:t xml:space="preserve"> on Ubuntu, run these 2 commands:</w:t>
      </w:r>
    </w:p>
    <w:p w14:paraId="3FE4E87B" w14:textId="77777777" w:rsidR="00B265DF" w:rsidRDefault="00000000">
      <w:pPr>
        <w:pStyle w:val="PreformattedText"/>
        <w:spacing w:after="160" w:line="240" w:lineRule="auto"/>
        <w:contextualSpacing/>
      </w:pPr>
      <w:r>
        <w:rPr>
          <w:rStyle w:val="SourceText"/>
          <w:rFonts w:ascii="Calibri" w:eastAsia="Calibri" w:hAnsi="Calibri" w:cs="DejaVu Sans"/>
          <w:sz w:val="22"/>
          <w:szCs w:val="22"/>
        </w:rPr>
        <w:tab/>
      </w:r>
      <w:proofErr w:type="spellStart"/>
      <w:r>
        <w:rPr>
          <w:rStyle w:val="SourceText"/>
          <w:rFonts w:ascii="Calibri" w:eastAsia="Calibri" w:hAnsi="Calibri" w:cs="DejaVu Sans"/>
          <w:sz w:val="22"/>
          <w:szCs w:val="22"/>
        </w:rPr>
        <w:t>sudo</w:t>
      </w:r>
      <w:proofErr w:type="spellEnd"/>
      <w:r>
        <w:rPr>
          <w:rStyle w:val="SourceText"/>
          <w:rFonts w:ascii="Calibri" w:eastAsia="Calibri" w:hAnsi="Calibri" w:cs="DejaVu Sans"/>
          <w:sz w:val="22"/>
          <w:szCs w:val="22"/>
        </w:rPr>
        <w:t xml:space="preserve"> apt search python3-wx</w:t>
      </w:r>
    </w:p>
    <w:p w14:paraId="4BB78B21" w14:textId="77777777" w:rsidR="00B265DF" w:rsidRDefault="00000000">
      <w:pPr>
        <w:pStyle w:val="PreformattedText"/>
        <w:spacing w:after="160" w:line="240" w:lineRule="auto"/>
        <w:contextualSpacing/>
      </w:pPr>
      <w:r>
        <w:rPr>
          <w:rStyle w:val="SourceText"/>
          <w:rFonts w:ascii="Calibri" w:eastAsia="Calibri" w:hAnsi="Calibri" w:cs="DejaVu Sans"/>
          <w:sz w:val="22"/>
          <w:szCs w:val="22"/>
        </w:rPr>
        <w:tab/>
      </w:r>
      <w:proofErr w:type="spellStart"/>
      <w:r>
        <w:rPr>
          <w:rStyle w:val="SourceText"/>
          <w:rFonts w:ascii="Calibri" w:eastAsia="Calibri" w:hAnsi="Calibri" w:cs="DejaVu Sans"/>
          <w:sz w:val="22"/>
          <w:szCs w:val="22"/>
        </w:rPr>
        <w:t>sudo</w:t>
      </w:r>
      <w:proofErr w:type="spellEnd"/>
      <w:r>
        <w:rPr>
          <w:rStyle w:val="SourceText"/>
          <w:rFonts w:ascii="Calibri" w:eastAsia="Calibri" w:hAnsi="Calibri" w:cs="DejaVu Sans"/>
          <w:sz w:val="22"/>
          <w:szCs w:val="22"/>
        </w:rPr>
        <w:t xml:space="preserve"> apt-get install python3-wxgtk4.0 python3-wxgtk-webview4.0 </w:t>
      </w:r>
      <w:r>
        <w:rPr>
          <w:rStyle w:val="SourceText"/>
          <w:rFonts w:ascii="Calibri" w:eastAsia="Calibri" w:hAnsi="Calibri" w:cs="DejaVu Sans"/>
          <w:sz w:val="22"/>
          <w:szCs w:val="22"/>
        </w:rPr>
        <w:tab/>
        <w:t>python3-wxgtk-media4.0</w:t>
      </w:r>
    </w:p>
    <w:p w14:paraId="5B613FA9" w14:textId="77777777" w:rsidR="00B265DF" w:rsidRDefault="00000000">
      <w:pPr>
        <w:spacing w:line="240" w:lineRule="auto"/>
        <w:contextualSpacing/>
      </w:pPr>
      <w:r>
        <w:t xml:space="preserve">- Download and install </w:t>
      </w:r>
      <w:proofErr w:type="spellStart"/>
      <w:r>
        <w:t>gtkterm</w:t>
      </w:r>
      <w:proofErr w:type="spellEnd"/>
    </w:p>
    <w:p w14:paraId="3CD42BF5" w14:textId="77777777" w:rsidR="00B265DF" w:rsidRDefault="00B265DF">
      <w:pPr>
        <w:spacing w:line="240" w:lineRule="auto"/>
        <w:contextualSpacing/>
      </w:pPr>
    </w:p>
    <w:p w14:paraId="32A72F9F" w14:textId="77777777" w:rsidR="00B265DF" w:rsidRDefault="00000000">
      <w:pPr>
        <w:spacing w:line="240" w:lineRule="auto"/>
        <w:contextualSpacing/>
      </w:pPr>
      <w:r>
        <w:br w:type="page"/>
      </w:r>
    </w:p>
    <w:p w14:paraId="52DAA387" w14:textId="77777777" w:rsidR="00B265DF" w:rsidRDefault="00000000">
      <w:pPr>
        <w:spacing w:line="240" w:lineRule="auto"/>
        <w:contextualSpacing/>
        <w:rPr>
          <w:ins w:id="0" w:author="Unknown Author" w:date="2025-01-23T14:13:00Z"/>
          <w:b/>
          <w:bCs/>
        </w:rPr>
      </w:pPr>
      <w:ins w:id="1" w:author="Unknown Author" w:date="2025-01-23T14:13:00Z">
        <w:r>
          <w:rPr>
            <w:b/>
            <w:bCs/>
          </w:rPr>
          <w:lastRenderedPageBreak/>
          <w:t>Changes from version 2021.1 to version 2024.2:</w:t>
        </w:r>
      </w:ins>
    </w:p>
    <w:p w14:paraId="28C057CC" w14:textId="77777777" w:rsidR="00B265DF" w:rsidRDefault="00000000">
      <w:pPr>
        <w:spacing w:line="240" w:lineRule="auto"/>
        <w:contextualSpacing/>
        <w:rPr>
          <w:ins w:id="2" w:author="Unknown Author" w:date="2025-01-23T14:14:00Z"/>
        </w:rPr>
      </w:pPr>
      <w:ins w:id="3" w:author="Unknown Author" w:date="2025-01-23T14:13:00Z">
        <w:r>
          <w:t xml:space="preserve">- Need to set </w:t>
        </w:r>
      </w:ins>
      <w:ins w:id="4" w:author="Unknown Author" w:date="2025-01-23T14:14:00Z">
        <w:r>
          <w:t>the empty-root-password and serial-autologin-root</w:t>
        </w:r>
      </w:ins>
    </w:p>
    <w:p w14:paraId="75F4FA35" w14:textId="77777777" w:rsidR="00B265DF" w:rsidRDefault="00000000">
      <w:pPr>
        <w:spacing w:line="240" w:lineRule="auto"/>
        <w:contextualSpacing/>
        <w:rPr>
          <w:ins w:id="5" w:author="Unknown Author" w:date="2025-01-23T14:14:00Z"/>
        </w:rPr>
      </w:pPr>
      <w:ins w:id="6" w:author="Unknown Author" w:date="2025-01-23T14:14:00Z">
        <w:r>
          <w:t xml:space="preserve">- Need to set </w:t>
        </w:r>
        <w:proofErr w:type="spellStart"/>
        <w:r>
          <w:t>init</w:t>
        </w:r>
        <w:proofErr w:type="spellEnd"/>
        <w:r>
          <w:t xml:space="preserve"> manager to </w:t>
        </w:r>
        <w:proofErr w:type="spellStart"/>
        <w:r>
          <w:t>sysvinit</w:t>
        </w:r>
        <w:proofErr w:type="spellEnd"/>
      </w:ins>
    </w:p>
    <w:p w14:paraId="522FBFEF" w14:textId="77777777" w:rsidR="00B265DF" w:rsidRDefault="00000000">
      <w:pPr>
        <w:spacing w:line="240" w:lineRule="auto"/>
        <w:contextualSpacing/>
        <w:rPr>
          <w:ins w:id="7" w:author="Unknown Author" w:date="2025-01-23T14:15:00Z"/>
        </w:rPr>
      </w:pPr>
      <w:ins w:id="8" w:author="Unknown Author" w:date="2025-01-23T14:14:00Z">
        <w:r>
          <w:t xml:space="preserve">- Need to manually (add to the startup script) the </w:t>
        </w:r>
      </w:ins>
      <w:ins w:id="9" w:author="Unknown Author" w:date="2025-01-23T14:15:00Z">
        <w:r>
          <w:t>SD card mount at startup</w:t>
        </w:r>
      </w:ins>
    </w:p>
    <w:p w14:paraId="0CE31742" w14:textId="77777777" w:rsidR="00B265DF" w:rsidRDefault="00000000">
      <w:pPr>
        <w:spacing w:line="240" w:lineRule="auto"/>
        <w:contextualSpacing/>
        <w:rPr>
          <w:ins w:id="10" w:author="Unknown Author" w:date="2025-01-23T14:15:00Z"/>
        </w:rPr>
      </w:pPr>
      <w:ins w:id="11" w:author="Unknown Author" w:date="2025-01-23T14:15:00Z">
        <w:r>
          <w:t xml:space="preserve">- Need to add </w:t>
        </w:r>
        <w:proofErr w:type="spellStart"/>
        <w:r>
          <w:t>clk_ignore_unused</w:t>
        </w:r>
        <w:proofErr w:type="spellEnd"/>
        <w:r>
          <w:t xml:space="preserve"> to system-</w:t>
        </w:r>
        <w:proofErr w:type="spellStart"/>
        <w:proofErr w:type="gramStart"/>
        <w:r>
          <w:t>conf.dtsi</w:t>
        </w:r>
        <w:proofErr w:type="spellEnd"/>
        <w:proofErr w:type="gramEnd"/>
      </w:ins>
    </w:p>
    <w:p w14:paraId="7EFFF3DF" w14:textId="77777777" w:rsidR="00B265DF" w:rsidRDefault="00000000">
      <w:pPr>
        <w:spacing w:line="240" w:lineRule="auto"/>
        <w:contextualSpacing/>
      </w:pPr>
      <w:ins w:id="12" w:author="Unknown Author" w:date="2025-01-23T14:15:00Z">
        <w:r>
          <w:t xml:space="preserve">- Need to </w:t>
        </w:r>
      </w:ins>
      <w:ins w:id="13" w:author="Unknown Author" w:date="2025-01-23T14:16:00Z">
        <w:r>
          <w:t>add --</w:t>
        </w:r>
        <w:proofErr w:type="spellStart"/>
        <w:r>
          <w:t>fpga</w:t>
        </w:r>
        <w:proofErr w:type="spellEnd"/>
        <w:r>
          <w:t xml:space="preserve"> flag to </w:t>
        </w:r>
        <w:proofErr w:type="spellStart"/>
        <w:r>
          <w:t>petalinux</w:t>
        </w:r>
        <w:proofErr w:type="spellEnd"/>
        <w:r>
          <w:t>-package to include the FW bit file in BOOT.BIN</w:t>
        </w:r>
      </w:ins>
      <w:r>
        <w:br w:type="page"/>
      </w:r>
    </w:p>
    <w:p w14:paraId="3C3BBB5B" w14:textId="77777777" w:rsidR="00B265DF" w:rsidRDefault="00000000">
      <w:pPr>
        <w:spacing w:line="240" w:lineRule="auto"/>
        <w:contextualSpacing/>
        <w:rPr>
          <w:b/>
          <w:bCs/>
        </w:rPr>
      </w:pPr>
      <w:proofErr w:type="spellStart"/>
      <w:r>
        <w:rPr>
          <w:b/>
          <w:bCs/>
        </w:rPr>
        <w:lastRenderedPageBreak/>
        <w:t>Petalinux</w:t>
      </w:r>
      <w:proofErr w:type="spellEnd"/>
      <w:r>
        <w:rPr>
          <w:b/>
          <w:bCs/>
        </w:rPr>
        <w:t xml:space="preserve"> commands:</w:t>
      </w:r>
    </w:p>
    <w:p w14:paraId="5A8F69F3" w14:textId="77777777" w:rsidR="00B265DF" w:rsidRDefault="00B265DF">
      <w:pPr>
        <w:spacing w:line="240" w:lineRule="auto"/>
        <w:contextualSpacing/>
      </w:pPr>
    </w:p>
    <w:p w14:paraId="4AE06B97" w14:textId="77777777" w:rsidR="00B265DF" w:rsidRDefault="00B265DF">
      <w:pPr>
        <w:spacing w:line="240" w:lineRule="auto"/>
        <w:contextualSpacing/>
      </w:pPr>
    </w:p>
    <w:p w14:paraId="1E8C514E" w14:textId="77777777" w:rsidR="00B265DF" w:rsidRDefault="00000000">
      <w:pPr>
        <w:spacing w:line="240" w:lineRule="auto"/>
        <w:contextualSpacing/>
      </w:pPr>
      <w:r>
        <w:rPr>
          <w:noProof/>
        </w:rPr>
        <w:drawing>
          <wp:inline distT="0" distB="0" distL="0" distR="0" wp14:anchorId="0446082A" wp14:editId="0DB3E696">
            <wp:extent cx="5943600" cy="3166110"/>
            <wp:effectExtent l="0" t="0" r="0" b="0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31268" t="34281" r="14742" b="18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E1D3" w14:textId="77777777" w:rsidR="00B265DF" w:rsidRDefault="00B265DF"/>
    <w:p w14:paraId="173F0FE1" w14:textId="77777777" w:rsidR="00B265DF" w:rsidRDefault="00000000">
      <w:pPr>
        <w:spacing w:line="240" w:lineRule="auto"/>
        <w:contextualSpacing/>
      </w:pPr>
      <w:r>
        <w:br w:type="page"/>
      </w:r>
    </w:p>
    <w:p w14:paraId="6950F55D" w14:textId="77777777" w:rsidR="00B265DF" w:rsidRDefault="00000000">
      <w:pPr>
        <w:spacing w:line="240" w:lineRule="auto"/>
        <w:contextualSpacing/>
        <w:rPr>
          <w:b/>
          <w:bCs/>
        </w:rPr>
      </w:pPr>
      <w:r>
        <w:rPr>
          <w:b/>
          <w:bCs/>
        </w:rPr>
        <w:lastRenderedPageBreak/>
        <w:t>Steps to create a project from an existing BSP</w:t>
      </w:r>
    </w:p>
    <w:p w14:paraId="61E1EDB0" w14:textId="77777777" w:rsidR="00B265DF" w:rsidRDefault="00B265DF">
      <w:pPr>
        <w:spacing w:line="240" w:lineRule="auto"/>
        <w:contextualSpacing/>
      </w:pPr>
    </w:p>
    <w:p w14:paraId="33687146" w14:textId="77777777" w:rsidR="00B265DF" w:rsidRDefault="00000000">
      <w:pPr>
        <w:spacing w:line="240" w:lineRule="auto"/>
        <w:contextualSpacing/>
      </w:pPr>
      <w:r>
        <w:t xml:space="preserve">Note:  </w:t>
      </w:r>
      <w:proofErr w:type="gramStart"/>
      <w:r>
        <w:t>This procedures</w:t>
      </w:r>
      <w:proofErr w:type="gramEnd"/>
      <w:r>
        <w:t xml:space="preserve"> assume that </w:t>
      </w:r>
      <w:proofErr w:type="spellStart"/>
      <w:r>
        <w:t>Petalinux</w:t>
      </w:r>
      <w:proofErr w:type="spellEnd"/>
      <w:r>
        <w:t xml:space="preserve"> has been installed and </w:t>
      </w:r>
      <w:proofErr w:type="gramStart"/>
      <w:r>
        <w:t>all of</w:t>
      </w:r>
      <w:proofErr w:type="gramEnd"/>
      <w:r>
        <w:t xml:space="preserve"> the necessary Linux SW packages have been installed.  Missing Linux SW packages will be prompted when running these </w:t>
      </w:r>
      <w:proofErr w:type="spellStart"/>
      <w:r>
        <w:t>petalinux</w:t>
      </w:r>
      <w:proofErr w:type="spellEnd"/>
      <w:r>
        <w:t xml:space="preserve"> commands</w:t>
      </w:r>
    </w:p>
    <w:p w14:paraId="48CE5954" w14:textId="77777777" w:rsidR="00B265DF" w:rsidRDefault="00B265DF">
      <w:pPr>
        <w:spacing w:line="240" w:lineRule="auto"/>
        <w:contextualSpacing/>
      </w:pPr>
    </w:p>
    <w:p w14:paraId="2F45CF9F" w14:textId="77777777" w:rsidR="00B265DF" w:rsidRDefault="00000000">
      <w:pPr>
        <w:pStyle w:val="BodyText"/>
        <w:spacing w:after="160"/>
        <w:contextualSpacing/>
      </w:pPr>
      <w:r>
        <w:t>Source the shell:</w:t>
      </w:r>
    </w:p>
    <w:p w14:paraId="243AD404" w14:textId="77777777" w:rsidR="00B265DF" w:rsidRDefault="00000000">
      <w:pPr>
        <w:pStyle w:val="BodyText"/>
        <w:spacing w:after="160"/>
        <w:contextualSpacing/>
      </w:pPr>
      <w:r>
        <w:t xml:space="preserve">source &lt;folder </w:t>
      </w:r>
      <w:proofErr w:type="gramStart"/>
      <w:r>
        <w:t>were</w:t>
      </w:r>
      <w:proofErr w:type="gramEnd"/>
      <w:r>
        <w:t xml:space="preserve"> </w:t>
      </w:r>
      <w:proofErr w:type="spellStart"/>
      <w:r>
        <w:t>petalinux</w:t>
      </w:r>
      <w:proofErr w:type="spellEnd"/>
      <w:r>
        <w:t xml:space="preserve"> is install&gt;/settings.sh</w:t>
      </w:r>
      <w:r>
        <w:br/>
      </w:r>
      <w:r>
        <w:br/>
        <w:t>To use an existing BSP:</w:t>
      </w:r>
    </w:p>
    <w:p w14:paraId="7FE45B57" w14:textId="77777777" w:rsidR="00B265DF" w:rsidRDefault="00000000">
      <w:pPr>
        <w:pStyle w:val="BodyText"/>
        <w:spacing w:after="160"/>
        <w:contextualSpacing/>
      </w:pPr>
      <w:proofErr w:type="spellStart"/>
      <w:r>
        <w:t>petalinux</w:t>
      </w:r>
      <w:proofErr w:type="spellEnd"/>
      <w:r>
        <w:t>-create -t project -s &lt;PATH_TO_PETALINUX_PROJECT_BSP&gt;</w:t>
      </w:r>
    </w:p>
    <w:p w14:paraId="76911A27" w14:textId="77777777" w:rsidR="00B265DF" w:rsidRDefault="00B265DF">
      <w:pPr>
        <w:pStyle w:val="BodyText"/>
        <w:spacing w:after="160"/>
        <w:contextualSpacing/>
      </w:pPr>
    </w:p>
    <w:p w14:paraId="37A54C9E" w14:textId="77777777" w:rsidR="00B265DF" w:rsidRDefault="00000000">
      <w:pPr>
        <w:pStyle w:val="BodyText"/>
        <w:spacing w:after="160"/>
        <w:contextualSpacing/>
      </w:pPr>
      <w:r>
        <w:t xml:space="preserve">To add HW configuration to the </w:t>
      </w:r>
      <w:proofErr w:type="spellStart"/>
      <w:r>
        <w:t>petalinux</w:t>
      </w:r>
      <w:proofErr w:type="spellEnd"/>
      <w:r>
        <w:t xml:space="preserve"> kernel project:</w:t>
      </w:r>
    </w:p>
    <w:p w14:paraId="5B792C61" w14:textId="77777777" w:rsidR="00B265DF" w:rsidRDefault="00000000">
      <w:pPr>
        <w:pStyle w:val="BodyText"/>
        <w:spacing w:after="160"/>
        <w:contextualSpacing/>
      </w:pPr>
      <w:proofErr w:type="spellStart"/>
      <w:r>
        <w:t>petalinux</w:t>
      </w:r>
      <w:proofErr w:type="spellEnd"/>
      <w:r>
        <w:t>-config --get-</w:t>
      </w:r>
      <w:proofErr w:type="spellStart"/>
      <w:r>
        <w:t>hw</w:t>
      </w:r>
      <w:proofErr w:type="spellEnd"/>
      <w:r>
        <w:t>-description &lt;XSA file&gt;</w:t>
      </w:r>
    </w:p>
    <w:p w14:paraId="52A85D0E" w14:textId="77777777" w:rsidR="00B265DF" w:rsidRDefault="00000000">
      <w:pPr>
        <w:pStyle w:val="BodyText"/>
        <w:spacing w:after="160"/>
        <w:contextualSpacing/>
      </w:pPr>
      <w:r>
        <w:t xml:space="preserve">Note: If has error about </w:t>
      </w:r>
      <w:proofErr w:type="spellStart"/>
      <w:r>
        <w:t>Kconfig</w:t>
      </w:r>
      <w:proofErr w:type="spellEnd"/>
      <w:r>
        <w:t>, install this package “</w:t>
      </w:r>
      <w:proofErr w:type="spellStart"/>
      <w:r>
        <w:t>sudo</w:t>
      </w:r>
      <w:proofErr w:type="spellEnd"/>
      <w:r>
        <w:t xml:space="preserve"> apt-get install libtinfo5”</w:t>
      </w:r>
    </w:p>
    <w:p w14:paraId="2006B76E" w14:textId="77777777" w:rsidR="00B265DF" w:rsidRDefault="00B265DF">
      <w:pPr>
        <w:spacing w:line="240" w:lineRule="auto"/>
        <w:contextualSpacing/>
      </w:pPr>
    </w:p>
    <w:p w14:paraId="3CB7CC88" w14:textId="77777777" w:rsidR="00B265DF" w:rsidRDefault="00000000">
      <w:pPr>
        <w:spacing w:line="240" w:lineRule="auto"/>
        <w:contextualSpacing/>
      </w:pPr>
      <w:r>
        <w:t xml:space="preserve">Set status IP address, if needed.  </w:t>
      </w:r>
      <w:proofErr w:type="gramStart"/>
      <w:r>
        <w:t>Only</w:t>
      </w:r>
      <w:proofErr w:type="gramEnd"/>
      <w:r>
        <w:t xml:space="preserve"> need to do this once</w:t>
      </w:r>
    </w:p>
    <w:p w14:paraId="722E4183" w14:textId="77777777" w:rsidR="00B265DF" w:rsidRDefault="00000000">
      <w:pPr>
        <w:spacing w:line="240" w:lineRule="auto"/>
        <w:contextualSpacing/>
      </w:pPr>
      <w:r>
        <w:t>Subsystem AUTO Hardware Settings --&gt;</w:t>
      </w:r>
      <w:r>
        <w:br/>
        <w:t>Ethernet Settings --&gt;</w:t>
      </w:r>
      <w:r>
        <w:br/>
      </w:r>
      <w:proofErr w:type="gramStart"/>
      <w:r>
        <w:t>[ ]</w:t>
      </w:r>
      <w:proofErr w:type="gramEnd"/>
      <w:r>
        <w:t xml:space="preserve"> Obtain IP address automatically = N</w:t>
      </w:r>
      <w:r>
        <w:br/>
        <w:t>(172.16.80.8) Static IP address (NEW)</w:t>
      </w:r>
      <w:r>
        <w:br/>
        <w:t>(255.255.255.0) Static IP netmask (NEW)</w:t>
      </w:r>
      <w:r>
        <w:br/>
        <w:t>(172.16.80.1) Static IP gateway (NEW)</w:t>
      </w:r>
    </w:p>
    <w:p w14:paraId="7394430F" w14:textId="77777777" w:rsidR="00B265DF" w:rsidRDefault="00B265DF">
      <w:pPr>
        <w:spacing w:line="240" w:lineRule="auto"/>
        <w:contextualSpacing/>
      </w:pPr>
    </w:p>
    <w:p w14:paraId="19DD9C0D" w14:textId="77777777" w:rsidR="00B265DF" w:rsidRDefault="00000000">
      <w:pPr>
        <w:spacing w:line="240" w:lineRule="auto"/>
        <w:contextualSpacing/>
      </w:pPr>
      <w:r>
        <w:rPr>
          <w:rStyle w:val="SourceText"/>
          <w:rFonts w:eastAsia="Calibri"/>
        </w:rPr>
        <w:t>Build the kernel</w:t>
      </w:r>
    </w:p>
    <w:p w14:paraId="65B84D1A" w14:textId="77777777" w:rsidR="00B265DF" w:rsidRDefault="00000000">
      <w:pPr>
        <w:spacing w:line="240" w:lineRule="auto"/>
        <w:contextualSpacing/>
      </w:pPr>
      <w:proofErr w:type="spellStart"/>
      <w:r>
        <w:rPr>
          <w:rStyle w:val="Emphasis"/>
          <w:i w:val="0"/>
          <w:iCs w:val="0"/>
        </w:rPr>
        <w:t>petalinux</w:t>
      </w:r>
      <w:proofErr w:type="spellEnd"/>
      <w:r>
        <w:rPr>
          <w:rStyle w:val="Emphasis"/>
          <w:i w:val="0"/>
          <w:iCs w:val="0"/>
        </w:rPr>
        <w:t>-build</w:t>
      </w:r>
    </w:p>
    <w:p w14:paraId="6A72C8FE" w14:textId="77777777" w:rsidR="00B265DF" w:rsidRDefault="00B265DF">
      <w:pPr>
        <w:spacing w:line="240" w:lineRule="auto"/>
        <w:contextualSpacing/>
      </w:pPr>
    </w:p>
    <w:p w14:paraId="50959D5A" w14:textId="77777777" w:rsidR="00B265DF" w:rsidRDefault="00000000">
      <w:pPr>
        <w:spacing w:line="240" w:lineRule="auto"/>
        <w:contextualSpacing/>
      </w:pPr>
      <w:r>
        <w:t xml:space="preserve">Add python to kernel, if needed.  </w:t>
      </w:r>
      <w:proofErr w:type="gramStart"/>
      <w:r>
        <w:t>Only</w:t>
      </w:r>
      <w:proofErr w:type="gramEnd"/>
      <w:r>
        <w:t xml:space="preserve"> need to do this once</w:t>
      </w:r>
      <w:ins w:id="14" w:author="Unknown Author" w:date="2025-01-23T14:07:00Z">
        <w:r>
          <w:t>. (v2021)</w:t>
        </w:r>
      </w:ins>
    </w:p>
    <w:p w14:paraId="16C260D0" w14:textId="77777777" w:rsidR="00B265DF" w:rsidRDefault="00000000">
      <w:pPr>
        <w:spacing w:line="240" w:lineRule="auto"/>
        <w:contextualSpacing/>
      </w:pPr>
      <w:proofErr w:type="spellStart"/>
      <w:r>
        <w:rPr>
          <w:rStyle w:val="SourceText"/>
          <w:rFonts w:eastAsia="Calibri"/>
        </w:rPr>
        <w:t>petalinux</w:t>
      </w:r>
      <w:proofErr w:type="spellEnd"/>
      <w:r>
        <w:rPr>
          <w:rStyle w:val="SourceText"/>
          <w:rFonts w:eastAsia="Calibri"/>
        </w:rPr>
        <w:t xml:space="preserve">-config -c </w:t>
      </w:r>
      <w:proofErr w:type="spellStart"/>
      <w:r>
        <w:rPr>
          <w:rStyle w:val="SourceText"/>
          <w:rFonts w:eastAsia="Calibri"/>
        </w:rPr>
        <w:t>rootfs</w:t>
      </w:r>
      <w:proofErr w:type="spellEnd"/>
    </w:p>
    <w:p w14:paraId="3A08BA3E" w14:textId="77777777" w:rsidR="00B265DF" w:rsidRDefault="00000000">
      <w:pPr>
        <w:spacing w:line="240" w:lineRule="auto"/>
        <w:contextualSpacing/>
      </w:pPr>
      <w:r>
        <w:rPr>
          <w:rStyle w:val="SourceText"/>
          <w:rFonts w:eastAsia="Calibri"/>
        </w:rPr>
        <w:t>Filesystem Packages -&gt; devel -&gt; python -&gt; python -&gt; [*] python</w:t>
      </w:r>
    </w:p>
    <w:p w14:paraId="7BDDBC94" w14:textId="77777777" w:rsidR="00B265DF" w:rsidRDefault="00B265DF">
      <w:pPr>
        <w:spacing w:line="240" w:lineRule="auto"/>
        <w:contextualSpacing/>
      </w:pPr>
    </w:p>
    <w:p w14:paraId="049874BA" w14:textId="77777777" w:rsidR="00B265DF" w:rsidRDefault="00000000">
      <w:pPr>
        <w:spacing w:line="240" w:lineRule="auto"/>
        <w:contextualSpacing/>
      </w:pPr>
      <w:r>
        <w:t>Add ssh-</w:t>
      </w:r>
      <w:proofErr w:type="spellStart"/>
      <w:r>
        <w:t>scp</w:t>
      </w:r>
      <w:proofErr w:type="spellEnd"/>
      <w:r>
        <w:t xml:space="preserve"> to kernel, only need to do this once</w:t>
      </w:r>
    </w:p>
    <w:p w14:paraId="67C2B9E4" w14:textId="77777777" w:rsidR="00B265DF" w:rsidRDefault="00000000">
      <w:pPr>
        <w:spacing w:line="240" w:lineRule="auto"/>
        <w:contextualSpacing/>
      </w:pPr>
      <w:proofErr w:type="spellStart"/>
      <w:r>
        <w:rPr>
          <w:rStyle w:val="SourceText"/>
          <w:rFonts w:eastAsia="Calibri"/>
        </w:rPr>
        <w:t>petalinux</w:t>
      </w:r>
      <w:proofErr w:type="spellEnd"/>
      <w:r>
        <w:rPr>
          <w:rStyle w:val="SourceText"/>
          <w:rFonts w:eastAsia="Calibri"/>
        </w:rPr>
        <w:t xml:space="preserve">-config -c </w:t>
      </w:r>
      <w:proofErr w:type="spellStart"/>
      <w:r>
        <w:rPr>
          <w:rStyle w:val="SourceText"/>
          <w:rFonts w:eastAsia="Calibri"/>
        </w:rPr>
        <w:t>rootfs</w:t>
      </w:r>
      <w:proofErr w:type="spellEnd"/>
    </w:p>
    <w:p w14:paraId="3462541E" w14:textId="77777777" w:rsidR="00B265DF" w:rsidRDefault="00000000">
      <w:pPr>
        <w:spacing w:line="240" w:lineRule="auto"/>
        <w:contextualSpacing/>
      </w:pPr>
      <w:r>
        <w:rPr>
          <w:rStyle w:val="SourceText"/>
          <w:rFonts w:eastAsia="Calibri"/>
        </w:rPr>
        <w:t xml:space="preserve">Filesystem Packages -&gt; console -&gt; network -&gt; </w:t>
      </w:r>
      <w:proofErr w:type="spellStart"/>
      <w:r>
        <w:rPr>
          <w:rStyle w:val="SourceText"/>
          <w:rFonts w:eastAsia="Calibri"/>
        </w:rPr>
        <w:t>openssh</w:t>
      </w:r>
      <w:proofErr w:type="spellEnd"/>
      <w:r>
        <w:rPr>
          <w:rStyle w:val="SourceText"/>
          <w:rFonts w:eastAsia="Calibri"/>
        </w:rPr>
        <w:t xml:space="preserve"> -&gt; [*] </w:t>
      </w:r>
      <w:proofErr w:type="spellStart"/>
      <w:r>
        <w:rPr>
          <w:rStyle w:val="SourceText"/>
          <w:rFonts w:eastAsia="Calibri"/>
        </w:rPr>
        <w:t>openssh-scp</w:t>
      </w:r>
      <w:proofErr w:type="spellEnd"/>
    </w:p>
    <w:p w14:paraId="3B41D924" w14:textId="77777777" w:rsidR="00B265DF" w:rsidRDefault="00B265DF">
      <w:pPr>
        <w:spacing w:line="240" w:lineRule="auto"/>
        <w:contextualSpacing/>
      </w:pPr>
    </w:p>
    <w:p w14:paraId="6834168A" w14:textId="77777777" w:rsidR="00B265DF" w:rsidRDefault="00000000">
      <w:pPr>
        <w:spacing w:line="240" w:lineRule="auto"/>
        <w:contextualSpacing/>
      </w:pPr>
      <w:r>
        <w:t xml:space="preserve">Add </w:t>
      </w:r>
      <w:proofErr w:type="spellStart"/>
      <w:r>
        <w:t>libstdc</w:t>
      </w:r>
      <w:proofErr w:type="spellEnd"/>
      <w:r>
        <w:t>++ to kernel, only need to do this once</w:t>
      </w:r>
    </w:p>
    <w:p w14:paraId="31518B85" w14:textId="77777777" w:rsidR="00B265DF" w:rsidRDefault="00000000">
      <w:pPr>
        <w:spacing w:line="240" w:lineRule="auto"/>
        <w:contextualSpacing/>
      </w:pPr>
      <w:proofErr w:type="spellStart"/>
      <w:r>
        <w:rPr>
          <w:rStyle w:val="SourceText"/>
          <w:rFonts w:eastAsia="Calibri"/>
        </w:rPr>
        <w:t>petalinux</w:t>
      </w:r>
      <w:proofErr w:type="spellEnd"/>
      <w:r>
        <w:rPr>
          <w:rStyle w:val="SourceText"/>
          <w:rFonts w:eastAsia="Calibri"/>
        </w:rPr>
        <w:t xml:space="preserve">-config -c </w:t>
      </w:r>
      <w:proofErr w:type="spellStart"/>
      <w:r>
        <w:rPr>
          <w:rStyle w:val="SourceText"/>
          <w:rFonts w:eastAsia="Calibri"/>
        </w:rPr>
        <w:t>rootfs</w:t>
      </w:r>
      <w:proofErr w:type="spellEnd"/>
    </w:p>
    <w:p w14:paraId="20622990" w14:textId="77777777" w:rsidR="00B265DF" w:rsidRDefault="00000000">
      <w:pPr>
        <w:spacing w:line="240" w:lineRule="auto"/>
        <w:contextualSpacing/>
        <w:rPr>
          <w:ins w:id="15" w:author="Unknown Author" w:date="2025-01-23T14:05:00Z"/>
        </w:rPr>
      </w:pPr>
      <w:r>
        <w:rPr>
          <w:rStyle w:val="SourceText"/>
          <w:rFonts w:eastAsia="Calibri"/>
        </w:rPr>
        <w:t xml:space="preserve">Filesystem Packages -&gt; </w:t>
      </w:r>
      <w:proofErr w:type="spellStart"/>
      <w:r>
        <w:rPr>
          <w:rStyle w:val="SourceText"/>
          <w:rFonts w:eastAsia="Calibri"/>
        </w:rPr>
        <w:t>misc</w:t>
      </w:r>
      <w:proofErr w:type="spellEnd"/>
      <w:r>
        <w:rPr>
          <w:rStyle w:val="SourceText"/>
          <w:rFonts w:eastAsia="Calibri"/>
        </w:rPr>
        <w:t xml:space="preserve"> -&gt; </w:t>
      </w:r>
      <w:proofErr w:type="spellStart"/>
      <w:r>
        <w:rPr>
          <w:rStyle w:val="SourceText"/>
          <w:rFonts w:eastAsia="Calibri"/>
        </w:rPr>
        <w:t>gcc</w:t>
      </w:r>
      <w:proofErr w:type="spellEnd"/>
      <w:r>
        <w:rPr>
          <w:rStyle w:val="SourceText"/>
          <w:rFonts w:eastAsia="Calibri"/>
        </w:rPr>
        <w:t xml:space="preserve">-runtime -&gt; [*] </w:t>
      </w:r>
      <w:proofErr w:type="spellStart"/>
      <w:r>
        <w:rPr>
          <w:rStyle w:val="SourceText"/>
          <w:rFonts w:eastAsia="Calibri"/>
        </w:rPr>
        <w:t>libstdc</w:t>
      </w:r>
      <w:proofErr w:type="spellEnd"/>
      <w:r>
        <w:rPr>
          <w:rStyle w:val="SourceText"/>
          <w:rFonts w:eastAsia="Calibri"/>
        </w:rPr>
        <w:t>++</w:t>
      </w:r>
    </w:p>
    <w:p w14:paraId="70E12E49" w14:textId="77777777" w:rsidR="00B265DF" w:rsidRDefault="00B265DF">
      <w:pPr>
        <w:spacing w:line="240" w:lineRule="auto"/>
        <w:contextualSpacing/>
        <w:rPr>
          <w:ins w:id="16" w:author="Unknown Author" w:date="2025-01-23T14:05:00Z"/>
        </w:rPr>
      </w:pPr>
    </w:p>
    <w:p w14:paraId="09B99079" w14:textId="77777777" w:rsidR="00B265DF" w:rsidRDefault="00000000">
      <w:pPr>
        <w:spacing w:line="240" w:lineRule="auto"/>
        <w:contextualSpacing/>
      </w:pPr>
      <w:ins w:id="17" w:author="Unknown Author" w:date="2025-01-23T14:05:00Z">
        <w:r>
          <w:t xml:space="preserve">Update Image Features.  </w:t>
        </w:r>
        <w:proofErr w:type="gramStart"/>
        <w:r>
          <w:t>Only</w:t>
        </w:r>
        <w:proofErr w:type="gramEnd"/>
        <w:r>
          <w:t xml:space="preserve"> need to do this once</w:t>
        </w:r>
      </w:ins>
    </w:p>
    <w:p w14:paraId="2EE81F71" w14:textId="77777777" w:rsidR="00B265DF" w:rsidRDefault="00000000">
      <w:pPr>
        <w:spacing w:line="240" w:lineRule="auto"/>
        <w:contextualSpacing/>
      </w:pPr>
      <w:proofErr w:type="spellStart"/>
      <w:ins w:id="18" w:author="Unknown Author" w:date="2025-01-23T14:05:00Z">
        <w:r>
          <w:rPr>
            <w:rStyle w:val="SourceText"/>
            <w:rFonts w:eastAsia="Calibri"/>
          </w:rPr>
          <w:t>petalinux</w:t>
        </w:r>
        <w:proofErr w:type="spellEnd"/>
        <w:r>
          <w:rPr>
            <w:rStyle w:val="SourceText"/>
            <w:rFonts w:eastAsia="Calibri"/>
          </w:rPr>
          <w:t xml:space="preserve">-config -c </w:t>
        </w:r>
        <w:proofErr w:type="spellStart"/>
        <w:r>
          <w:rPr>
            <w:rStyle w:val="SourceText"/>
            <w:rFonts w:eastAsia="Calibri"/>
          </w:rPr>
          <w:t>rootfs</w:t>
        </w:r>
      </w:ins>
      <w:proofErr w:type="spellEnd"/>
    </w:p>
    <w:p w14:paraId="1A0AEF58" w14:textId="77777777" w:rsidR="00B265DF" w:rsidRDefault="00000000">
      <w:pPr>
        <w:spacing w:line="240" w:lineRule="auto"/>
        <w:contextualSpacing/>
      </w:pPr>
      <w:ins w:id="19" w:author="Unknown Author" w:date="2025-01-23T14:05:00Z">
        <w:r>
          <w:rPr>
            <w:rStyle w:val="SourceText"/>
            <w:rFonts w:eastAsia="Calibri"/>
          </w:rPr>
          <w:t>Image Features -&gt; [*] ssh-server-</w:t>
        </w:r>
        <w:proofErr w:type="spellStart"/>
        <w:r>
          <w:rPr>
            <w:rStyle w:val="SourceText"/>
            <w:rFonts w:eastAsia="Calibri"/>
          </w:rPr>
          <w:t>dropbear</w:t>
        </w:r>
      </w:ins>
      <w:proofErr w:type="spellEnd"/>
    </w:p>
    <w:p w14:paraId="308CCCC6" w14:textId="77777777" w:rsidR="00B265DF" w:rsidRDefault="00000000">
      <w:pPr>
        <w:spacing w:line="240" w:lineRule="auto"/>
        <w:contextualSpacing/>
      </w:pPr>
      <w:ins w:id="20" w:author="Unknown Author" w:date="2025-01-23T14:05:00Z">
        <w:r>
          <w:rPr>
            <w:rStyle w:val="SourceText"/>
            <w:rFonts w:eastAsia="Calibri"/>
          </w:rPr>
          <w:t xml:space="preserve">Image Features -&gt; [*] </w:t>
        </w:r>
        <w:proofErr w:type="spellStart"/>
        <w:r>
          <w:rPr>
            <w:rStyle w:val="SourceText"/>
            <w:rFonts w:eastAsia="Calibri"/>
          </w:rPr>
          <w:t>hwcodecs</w:t>
        </w:r>
      </w:ins>
      <w:proofErr w:type="spellEnd"/>
    </w:p>
    <w:p w14:paraId="24989E8C" w14:textId="77777777" w:rsidR="00B265DF" w:rsidRDefault="00000000">
      <w:pPr>
        <w:spacing w:line="240" w:lineRule="auto"/>
        <w:contextualSpacing/>
      </w:pPr>
      <w:ins w:id="21" w:author="Unknown Author" w:date="2025-01-23T14:05:00Z">
        <w:r>
          <w:rPr>
            <w:rStyle w:val="SourceText"/>
            <w:rFonts w:eastAsia="Calibri"/>
          </w:rPr>
          <w:t>Image Features -&gt; [*] debug-tweaks</w:t>
        </w:r>
      </w:ins>
    </w:p>
    <w:p w14:paraId="0E0739CD" w14:textId="77777777" w:rsidR="00B265DF" w:rsidRDefault="00B265DF">
      <w:pPr>
        <w:spacing w:line="240" w:lineRule="auto"/>
        <w:contextualSpacing/>
        <w:rPr>
          <w:ins w:id="22" w:author="Unknown Author" w:date="2025-01-23T14:05:00Z"/>
          <w:rStyle w:val="SourceText"/>
          <w:rFonts w:eastAsia="Calibri"/>
        </w:rPr>
      </w:pPr>
    </w:p>
    <w:p w14:paraId="46413840" w14:textId="77777777" w:rsidR="00B265DF" w:rsidRDefault="00000000">
      <w:pPr>
        <w:spacing w:line="240" w:lineRule="auto"/>
        <w:contextualSpacing/>
      </w:pPr>
      <w:ins w:id="23" w:author="Unknown Author" w:date="2025-01-23T14:05:00Z">
        <w:r>
          <w:rPr>
            <w:rStyle w:val="SourceText"/>
            <w:rFonts w:eastAsia="Calibri"/>
          </w:rPr>
          <w:t>v2021:</w:t>
        </w:r>
      </w:ins>
    </w:p>
    <w:p w14:paraId="4F17D3BA" w14:textId="77777777" w:rsidR="00B265DF" w:rsidRDefault="00000000">
      <w:pPr>
        <w:spacing w:line="240" w:lineRule="auto"/>
        <w:contextualSpacing/>
      </w:pPr>
      <w:ins w:id="24" w:author="Unknown Author" w:date="2025-01-23T14:05:00Z">
        <w:r>
          <w:rPr>
            <w:rStyle w:val="SourceText"/>
            <w:rFonts w:eastAsia="Calibri"/>
          </w:rPr>
          <w:t>Image Features -&gt; [*] auto-login</w:t>
        </w:r>
      </w:ins>
    </w:p>
    <w:p w14:paraId="602276A9" w14:textId="77777777" w:rsidR="00B265DF" w:rsidRDefault="00B265DF">
      <w:pPr>
        <w:spacing w:line="240" w:lineRule="auto"/>
        <w:contextualSpacing/>
        <w:rPr>
          <w:ins w:id="25" w:author="Unknown Author" w:date="2025-01-23T14:05:00Z"/>
          <w:rStyle w:val="SourceText"/>
          <w:rFonts w:eastAsia="Calibri"/>
        </w:rPr>
      </w:pPr>
    </w:p>
    <w:p w14:paraId="252F2769" w14:textId="77777777" w:rsidR="00B265DF" w:rsidRDefault="00000000">
      <w:pPr>
        <w:spacing w:line="240" w:lineRule="auto"/>
        <w:contextualSpacing/>
      </w:pPr>
      <w:ins w:id="26" w:author="Unknown Author" w:date="2025-01-23T14:05:00Z">
        <w:r>
          <w:rPr>
            <w:rStyle w:val="SourceText"/>
            <w:rFonts w:eastAsia="Calibri"/>
          </w:rPr>
          <w:t>v2024:</w:t>
        </w:r>
      </w:ins>
    </w:p>
    <w:p w14:paraId="1D079DD8" w14:textId="77777777" w:rsidR="00B265DF" w:rsidRDefault="00000000">
      <w:pPr>
        <w:spacing w:line="240" w:lineRule="auto"/>
        <w:contextualSpacing/>
      </w:pPr>
      <w:ins w:id="27" w:author="Unknown Author" w:date="2025-01-23T14:05:00Z">
        <w:r>
          <w:rPr>
            <w:rStyle w:val="SourceText"/>
            <w:rFonts w:eastAsia="Calibri"/>
          </w:rPr>
          <w:t>Image Features -&gt; [*] empty-root-password</w:t>
        </w:r>
      </w:ins>
    </w:p>
    <w:p w14:paraId="483F31DF" w14:textId="77777777" w:rsidR="00B265DF" w:rsidRDefault="00000000">
      <w:pPr>
        <w:spacing w:line="240" w:lineRule="auto"/>
        <w:contextualSpacing/>
      </w:pPr>
      <w:ins w:id="28" w:author="Unknown Author" w:date="2025-01-23T14:05:00Z">
        <w:r>
          <w:rPr>
            <w:rStyle w:val="SourceText"/>
            <w:rFonts w:eastAsia="Calibri"/>
          </w:rPr>
          <w:t>Image Features -&gt; [*] serial-autologin-root</w:t>
        </w:r>
      </w:ins>
    </w:p>
    <w:p w14:paraId="3B692003" w14:textId="77777777" w:rsidR="00B265DF" w:rsidRDefault="00000000">
      <w:pPr>
        <w:spacing w:line="240" w:lineRule="auto"/>
        <w:contextualSpacing/>
        <w:rPr>
          <w:del w:id="29" w:author="Unknown Author" w:date="2022-08-16T15:25:00Z"/>
        </w:rPr>
      </w:pPr>
      <w:ins w:id="30" w:author="Unknown Author" w:date="2025-01-23T14:08:00Z">
        <w:r>
          <w:rPr>
            <w:rStyle w:val="SourceText"/>
            <w:rFonts w:eastAsia="Calibri"/>
          </w:rPr>
          <w:t>Image Features -&gt; [*] Init-manager (</w:t>
        </w:r>
        <w:proofErr w:type="spellStart"/>
        <w:r>
          <w:rPr>
            <w:rStyle w:val="SourceText"/>
            <w:rFonts w:eastAsia="Calibri"/>
          </w:rPr>
          <w:t>sysvinit</w:t>
        </w:r>
        <w:proofErr w:type="spellEnd"/>
        <w:r>
          <w:rPr>
            <w:rStyle w:val="SourceText"/>
            <w:rFonts w:eastAsia="Calibri"/>
          </w:rPr>
          <w:t>)</w:t>
        </w:r>
      </w:ins>
    </w:p>
    <w:p w14:paraId="4AFDF16D" w14:textId="77777777" w:rsidR="00B265DF" w:rsidRDefault="00B265DF">
      <w:pPr>
        <w:spacing w:line="240" w:lineRule="auto"/>
        <w:contextualSpacing/>
        <w:rPr>
          <w:ins w:id="31" w:author="Unknown Author" w:date="2025-01-23T14:09:00Z"/>
        </w:rPr>
      </w:pPr>
    </w:p>
    <w:p w14:paraId="0B23B060" w14:textId="77777777" w:rsidR="00B265DF" w:rsidRDefault="00000000">
      <w:pPr>
        <w:spacing w:line="240" w:lineRule="auto"/>
        <w:contextualSpacing/>
        <w:rPr>
          <w:ins w:id="32" w:author="Unknown Author" w:date="2025-01-23T14:11:00Z"/>
        </w:rPr>
      </w:pPr>
      <w:ins w:id="33" w:author="Unknown Author" w:date="2025-01-23T14:11:00Z">
        <w:r>
          <w:rPr>
            <w:rStyle w:val="SourceText"/>
            <w:rFonts w:eastAsia="Calibri"/>
          </w:rPr>
          <w:t>v2024:</w:t>
        </w:r>
      </w:ins>
    </w:p>
    <w:p w14:paraId="73321B2E" w14:textId="77777777" w:rsidR="00B265DF" w:rsidRDefault="00000000">
      <w:pPr>
        <w:spacing w:line="240" w:lineRule="auto"/>
        <w:contextualSpacing/>
      </w:pPr>
      <w:ins w:id="34" w:author="Unknown Author" w:date="2025-01-23T14:11:00Z">
        <w:r>
          <w:rPr>
            <w:rStyle w:val="SourceText"/>
            <w:rFonts w:eastAsia="Calibri"/>
          </w:rPr>
          <w:t>Update system-</w:t>
        </w:r>
        <w:proofErr w:type="spellStart"/>
        <w:proofErr w:type="gramStart"/>
        <w:r>
          <w:rPr>
            <w:rStyle w:val="SourceText"/>
            <w:rFonts w:eastAsia="Calibri"/>
          </w:rPr>
          <w:t>user.dtsi</w:t>
        </w:r>
        <w:proofErr w:type="spellEnd"/>
        <w:proofErr w:type="gramEnd"/>
        <w:r>
          <w:rPr>
            <w:rStyle w:val="SourceText"/>
            <w:rFonts w:eastAsia="Calibri"/>
          </w:rPr>
          <w:t xml:space="preserve"> in linux-images\project-spec\meta-user\recipes-bsp\device-tree\files and make the mods below:</w:t>
        </w:r>
      </w:ins>
    </w:p>
    <w:p w14:paraId="6449986A" w14:textId="77777777" w:rsidR="00B265DF" w:rsidRDefault="00000000">
      <w:pPr>
        <w:spacing w:line="240" w:lineRule="auto"/>
        <w:contextualSpacing/>
      </w:pPr>
      <w:ins w:id="35" w:author="Unknown Author" w:date="2025-01-23T14:11:00Z">
        <w:r>
          <w:rPr>
            <w:rStyle w:val="SourceText"/>
          </w:rPr>
          <w:t>/include/ "system-</w:t>
        </w:r>
        <w:proofErr w:type="spellStart"/>
        <w:proofErr w:type="gramStart"/>
        <w:r>
          <w:rPr>
            <w:rStyle w:val="SourceText"/>
          </w:rPr>
          <w:t>conf.dtsi</w:t>
        </w:r>
        <w:proofErr w:type="spellEnd"/>
        <w:proofErr w:type="gramEnd"/>
        <w:r>
          <w:rPr>
            <w:rStyle w:val="SourceText"/>
          </w:rPr>
          <w:t>"</w:t>
        </w:r>
      </w:ins>
    </w:p>
    <w:p w14:paraId="7668F924" w14:textId="77777777" w:rsidR="00B265DF" w:rsidRDefault="00000000">
      <w:pPr>
        <w:spacing w:after="0"/>
      </w:pPr>
      <w:ins w:id="36" w:author="Unknown Author" w:date="2025-01-23T14:11:00Z">
        <w:r>
          <w:rPr>
            <w:rStyle w:val="SourceText"/>
          </w:rPr>
          <w:t>/ {</w:t>
        </w:r>
      </w:ins>
    </w:p>
    <w:p w14:paraId="342AC3BA" w14:textId="77777777" w:rsidR="00B265DF" w:rsidRDefault="00000000">
      <w:pPr>
        <w:spacing w:after="0"/>
      </w:pPr>
      <w:ins w:id="37" w:author="Unknown Author" w:date="2025-01-23T14:11:00Z">
        <w:r>
          <w:rPr>
            <w:rStyle w:val="SourceText"/>
          </w:rPr>
          <w:t>    chosen {</w:t>
        </w:r>
      </w:ins>
    </w:p>
    <w:p w14:paraId="67A394E7" w14:textId="77777777" w:rsidR="00B265DF" w:rsidRDefault="00000000">
      <w:pPr>
        <w:spacing w:after="0"/>
      </w:pPr>
      <w:ins w:id="38" w:author="Unknown Author" w:date="2025-01-23T14:11:00Z">
        <w:r>
          <w:rPr>
            <w:rStyle w:val="SourceText"/>
          </w:rPr>
          <w:t>        </w:t>
        </w:r>
        <w:proofErr w:type="spellStart"/>
        <w:r>
          <w:rPr>
            <w:rStyle w:val="SourceText"/>
          </w:rPr>
          <w:t>bootargs</w:t>
        </w:r>
        <w:proofErr w:type="spellEnd"/>
        <w:r>
          <w:rPr>
            <w:rStyle w:val="SourceText"/>
          </w:rPr>
          <w:t xml:space="preserve"> = "</w:t>
        </w:r>
        <w:proofErr w:type="spellStart"/>
        <w:r>
          <w:rPr>
            <w:rStyle w:val="SourceText"/>
          </w:rPr>
          <w:t>earlycon</w:t>
        </w:r>
        <w:proofErr w:type="spellEnd"/>
        <w:r>
          <w:rPr>
            <w:rStyle w:val="SourceText"/>
          </w:rPr>
          <w:t xml:space="preserve"> </w:t>
        </w:r>
        <w:proofErr w:type="spellStart"/>
        <w:r>
          <w:rPr>
            <w:rStyle w:val="SourceText"/>
          </w:rPr>
          <w:t>clk_ignore_unused</w:t>
        </w:r>
        <w:proofErr w:type="spellEnd"/>
        <w:proofErr w:type="gramStart"/>
        <w:r>
          <w:rPr>
            <w:rStyle w:val="SourceText"/>
          </w:rPr>
          <w:t>";</w:t>
        </w:r>
      </w:ins>
      <w:proofErr w:type="gramEnd"/>
    </w:p>
    <w:p w14:paraId="0994560F" w14:textId="77777777" w:rsidR="00B265DF" w:rsidRDefault="00000000">
      <w:pPr>
        <w:spacing w:after="0"/>
      </w:pPr>
      <w:ins w:id="39" w:author="Unknown Author" w:date="2025-01-23T14:11:00Z">
        <w:r>
          <w:rPr>
            <w:rStyle w:val="SourceText"/>
          </w:rPr>
          <w:t>        </w:t>
        </w:r>
        <w:proofErr w:type="spellStart"/>
        <w:r>
          <w:rPr>
            <w:rStyle w:val="SourceText"/>
          </w:rPr>
          <w:t>stdout</w:t>
        </w:r>
        <w:proofErr w:type="spellEnd"/>
        <w:r>
          <w:rPr>
            <w:rStyle w:val="SourceText"/>
          </w:rPr>
          <w:t>-path = "serial0:115200n8</w:t>
        </w:r>
        <w:proofErr w:type="gramStart"/>
        <w:r>
          <w:rPr>
            <w:rStyle w:val="SourceText"/>
          </w:rPr>
          <w:t>";</w:t>
        </w:r>
      </w:ins>
      <w:proofErr w:type="gramEnd"/>
    </w:p>
    <w:p w14:paraId="1AB645C2" w14:textId="77777777" w:rsidR="00B265DF" w:rsidRDefault="00000000">
      <w:pPr>
        <w:spacing w:after="0"/>
      </w:pPr>
      <w:ins w:id="40" w:author="Unknown Author" w:date="2025-01-23T14:11:00Z">
        <w:r>
          <w:rPr>
            <w:rStyle w:val="SourceText"/>
          </w:rPr>
          <w:t>    };</w:t>
        </w:r>
      </w:ins>
    </w:p>
    <w:p w14:paraId="5D9EE1D1" w14:textId="77777777" w:rsidR="00B265DF" w:rsidRDefault="00000000">
      <w:pPr>
        <w:spacing w:after="0"/>
      </w:pPr>
      <w:ins w:id="41" w:author="Unknown Author" w:date="2025-01-23T14:11:00Z">
        <w:r>
          <w:rPr>
            <w:rStyle w:val="SourceText"/>
          </w:rPr>
          <w:t>};</w:t>
        </w:r>
      </w:ins>
    </w:p>
    <w:p w14:paraId="3349ED90" w14:textId="77777777" w:rsidR="00B265DF" w:rsidRDefault="00B265DF">
      <w:pPr>
        <w:spacing w:line="240" w:lineRule="auto"/>
        <w:contextualSpacing/>
        <w:rPr>
          <w:ins w:id="42" w:author="Unknown Author" w:date="2024-04-04T11:11:00Z"/>
          <w:rStyle w:val="SourceText"/>
        </w:rPr>
      </w:pPr>
    </w:p>
    <w:p w14:paraId="362B7099" w14:textId="77777777" w:rsidR="00B265DF" w:rsidRDefault="00000000">
      <w:pPr>
        <w:spacing w:line="240" w:lineRule="auto"/>
        <w:contextualSpacing/>
      </w:pPr>
      <w:ins w:id="43" w:author="Unknown Author" w:date="2022-08-16T15:26:00Z">
        <w:r>
          <w:rPr>
            <w:rStyle w:val="SourceText"/>
          </w:rPr>
          <w:t>Add UIO Device Drivers</w:t>
        </w:r>
      </w:ins>
    </w:p>
    <w:p w14:paraId="3B8B7BC4" w14:textId="77777777" w:rsidR="00B265DF" w:rsidRDefault="00000000">
      <w:pPr>
        <w:spacing w:line="240" w:lineRule="auto"/>
        <w:contextualSpacing/>
      </w:pPr>
      <w:proofErr w:type="spellStart"/>
      <w:ins w:id="44" w:author="Unknown Author" w:date="2022-08-16T15:26:00Z">
        <w:r>
          <w:rPr>
            <w:rStyle w:val="SourceText"/>
          </w:rPr>
          <w:t>petalinux</w:t>
        </w:r>
        <w:proofErr w:type="spellEnd"/>
        <w:r>
          <w:rPr>
            <w:rStyle w:val="SourceText"/>
          </w:rPr>
          <w:t>-config -c kernel</w:t>
        </w:r>
      </w:ins>
    </w:p>
    <w:p w14:paraId="7117F467" w14:textId="77777777" w:rsidR="00B265DF" w:rsidRDefault="00000000">
      <w:pPr>
        <w:spacing w:line="240" w:lineRule="auto"/>
        <w:contextualSpacing/>
      </w:pPr>
      <w:ins w:id="45" w:author="Unknown Author" w:date="2022-08-16T15:26:00Z">
        <w:r>
          <w:rPr>
            <w:rStyle w:val="SourceText"/>
          </w:rPr>
          <w:t xml:space="preserve">Device Drivers -&gt; </w:t>
        </w:r>
        <w:proofErr w:type="spellStart"/>
        <w:r>
          <w:rPr>
            <w:rStyle w:val="SourceText"/>
          </w:rPr>
          <w:t>Userspace</w:t>
        </w:r>
        <w:proofErr w:type="spellEnd"/>
        <w:r>
          <w:rPr>
            <w:rStyle w:val="SourceText"/>
          </w:rPr>
          <w:t xml:space="preserve"> I/O drivers</w:t>
        </w:r>
      </w:ins>
    </w:p>
    <w:p w14:paraId="3F080A54" w14:textId="77777777" w:rsidR="00B265DF" w:rsidRDefault="00000000">
      <w:pPr>
        <w:numPr>
          <w:ilvl w:val="0"/>
          <w:numId w:val="1"/>
        </w:numPr>
        <w:spacing w:line="240" w:lineRule="auto"/>
        <w:contextualSpacing/>
      </w:pPr>
      <w:ins w:id="46" w:author="Unknown Author" w:date="2022-08-16T15:26:00Z">
        <w:r>
          <w:rPr>
            <w:rStyle w:val="SourceText"/>
          </w:rPr>
          <w:t xml:space="preserve">&lt;*&gt; </w:t>
        </w:r>
        <w:proofErr w:type="spellStart"/>
        <w:r>
          <w:rPr>
            <w:rStyle w:val="SourceText"/>
          </w:rPr>
          <w:t>Userspace</w:t>
        </w:r>
        <w:proofErr w:type="spellEnd"/>
        <w:r>
          <w:rPr>
            <w:rStyle w:val="SourceText"/>
          </w:rPr>
          <w:t xml:space="preserve"> I/O platform driver with generic IRQ handling</w:t>
        </w:r>
      </w:ins>
    </w:p>
    <w:p w14:paraId="32811C8C" w14:textId="77777777" w:rsidR="00B265DF" w:rsidRDefault="00000000">
      <w:pPr>
        <w:numPr>
          <w:ilvl w:val="0"/>
          <w:numId w:val="1"/>
        </w:numPr>
        <w:spacing w:line="240" w:lineRule="auto"/>
        <w:contextualSpacing/>
      </w:pPr>
      <w:ins w:id="47" w:author="Unknown Author" w:date="2022-08-16T15:26:00Z">
        <w:r>
          <w:rPr>
            <w:rStyle w:val="SourceText"/>
          </w:rPr>
          <w:t xml:space="preserve">&lt;*&gt; </w:t>
        </w:r>
        <w:proofErr w:type="spellStart"/>
        <w:r>
          <w:rPr>
            <w:rStyle w:val="SourceText"/>
          </w:rPr>
          <w:t>Userspace</w:t>
        </w:r>
        <w:proofErr w:type="spellEnd"/>
        <w:r>
          <w:rPr>
            <w:rStyle w:val="SourceText"/>
          </w:rPr>
          <w:t xml:space="preserve"> platform driver with generic </w:t>
        </w:r>
        <w:proofErr w:type="spellStart"/>
        <w:r>
          <w:rPr>
            <w:rStyle w:val="SourceText"/>
          </w:rPr>
          <w:t>irq</w:t>
        </w:r>
        <w:proofErr w:type="spellEnd"/>
        <w:r>
          <w:rPr>
            <w:rStyle w:val="SourceText"/>
          </w:rPr>
          <w:t xml:space="preserve"> and dynamic memory</w:t>
        </w:r>
      </w:ins>
    </w:p>
    <w:p w14:paraId="1E30ED25" w14:textId="77777777" w:rsidR="00B265DF" w:rsidRDefault="00000000">
      <w:pPr>
        <w:numPr>
          <w:ilvl w:val="0"/>
          <w:numId w:val="1"/>
        </w:numPr>
        <w:spacing w:line="240" w:lineRule="auto"/>
        <w:contextualSpacing/>
      </w:pPr>
      <w:ins w:id="48" w:author="Unknown Author" w:date="2022-08-16T15:26:00Z">
        <w:r>
          <w:rPr>
            <w:rStyle w:val="SourceText"/>
          </w:rPr>
          <w:t>&lt;*&gt; Xilinx AI Engine driver</w:t>
        </w:r>
      </w:ins>
    </w:p>
    <w:p w14:paraId="56066674" w14:textId="77777777" w:rsidR="00B265DF" w:rsidRDefault="00B265DF">
      <w:pPr>
        <w:numPr>
          <w:ilvl w:val="0"/>
          <w:numId w:val="1"/>
        </w:numPr>
        <w:spacing w:line="240" w:lineRule="auto"/>
        <w:contextualSpacing/>
        <w:rPr>
          <w:rStyle w:val="SourceText"/>
        </w:rPr>
      </w:pPr>
    </w:p>
    <w:p w14:paraId="4E954AF4" w14:textId="77777777" w:rsidR="00B265DF" w:rsidRDefault="00B265DF">
      <w:pPr>
        <w:spacing w:line="240" w:lineRule="auto"/>
        <w:contextualSpacing/>
        <w:rPr>
          <w:ins w:id="49" w:author="Unknown Author" w:date="2022-08-16T15:28:00Z"/>
        </w:rPr>
      </w:pPr>
    </w:p>
    <w:p w14:paraId="5069522C" w14:textId="77777777" w:rsidR="00B265DF" w:rsidRDefault="00000000">
      <w:pPr>
        <w:spacing w:line="240" w:lineRule="auto"/>
        <w:contextualSpacing/>
      </w:pPr>
      <w:ins w:id="50" w:author="Unknown Author" w:date="2022-08-16T15:28:00Z">
        <w:r>
          <w:rPr>
            <w:rStyle w:val="SourceText"/>
            <w:rFonts w:eastAsia="Calibri"/>
          </w:rPr>
          <w:t>Update system-</w:t>
        </w:r>
        <w:proofErr w:type="spellStart"/>
        <w:proofErr w:type="gramStart"/>
        <w:r>
          <w:rPr>
            <w:rStyle w:val="SourceText"/>
            <w:rFonts w:eastAsia="Calibri"/>
          </w:rPr>
          <w:t>user.dtsi</w:t>
        </w:r>
        <w:proofErr w:type="spellEnd"/>
        <w:proofErr w:type="gramEnd"/>
        <w:r>
          <w:rPr>
            <w:rStyle w:val="SourceText"/>
            <w:rFonts w:eastAsia="Calibri"/>
          </w:rPr>
          <w:t xml:space="preserve"> in linux-images\project-spec\meta-user\recipes-bsp\device-tree\files and make the mods below:</w:t>
        </w:r>
      </w:ins>
    </w:p>
    <w:p w14:paraId="73825286" w14:textId="77777777" w:rsidR="00B265DF" w:rsidRDefault="00000000">
      <w:pPr>
        <w:spacing w:line="240" w:lineRule="auto"/>
        <w:contextualSpacing/>
      </w:pPr>
      <w:ins w:id="51" w:author="Unknown Author" w:date="2022-08-16T15:30:00Z">
        <w:r>
          <w:rPr>
            <w:rStyle w:val="SourceText"/>
          </w:rPr>
          <w:t>/include/ "system-</w:t>
        </w:r>
        <w:proofErr w:type="spellStart"/>
        <w:proofErr w:type="gramStart"/>
        <w:r>
          <w:rPr>
            <w:rStyle w:val="SourceText"/>
          </w:rPr>
          <w:t>conf.dtsi</w:t>
        </w:r>
        <w:proofErr w:type="spellEnd"/>
        <w:proofErr w:type="gramEnd"/>
        <w:r>
          <w:rPr>
            <w:rStyle w:val="SourceText"/>
          </w:rPr>
          <w:t>"</w:t>
        </w:r>
      </w:ins>
    </w:p>
    <w:p w14:paraId="69A4D823" w14:textId="77777777" w:rsidR="00B265DF" w:rsidRDefault="00000000">
      <w:pPr>
        <w:spacing w:after="0"/>
      </w:pPr>
      <w:ins w:id="52" w:author="Unknown Author" w:date="2022-08-16T15:30:00Z">
        <w:r>
          <w:rPr>
            <w:rStyle w:val="SourceText"/>
          </w:rPr>
          <w:t>/ {</w:t>
        </w:r>
      </w:ins>
    </w:p>
    <w:p w14:paraId="7404A17C" w14:textId="77777777" w:rsidR="00B265DF" w:rsidRDefault="00000000">
      <w:pPr>
        <w:spacing w:after="0"/>
      </w:pPr>
      <w:ins w:id="53" w:author="Unknown Author" w:date="2022-08-16T15:30:00Z">
        <w:r>
          <w:rPr>
            <w:rStyle w:val="SourceText"/>
          </w:rPr>
          <w:t>    chosen {</w:t>
        </w:r>
      </w:ins>
    </w:p>
    <w:p w14:paraId="70B40C07" w14:textId="77777777" w:rsidR="00B265DF" w:rsidRDefault="00000000">
      <w:pPr>
        <w:spacing w:after="0"/>
      </w:pPr>
      <w:ins w:id="54" w:author="Unknown Author" w:date="2022-08-16T15:30:00Z">
        <w:r>
          <w:rPr>
            <w:rStyle w:val="SourceText"/>
          </w:rPr>
          <w:t>        </w:t>
        </w:r>
        <w:proofErr w:type="spellStart"/>
        <w:r>
          <w:rPr>
            <w:rStyle w:val="SourceText"/>
          </w:rPr>
          <w:t>bootargs</w:t>
        </w:r>
        <w:proofErr w:type="spellEnd"/>
        <w:r>
          <w:rPr>
            <w:rStyle w:val="SourceText"/>
          </w:rPr>
          <w:t xml:space="preserve"> = "</w:t>
        </w:r>
        <w:proofErr w:type="spellStart"/>
        <w:r>
          <w:rPr>
            <w:rStyle w:val="SourceText"/>
          </w:rPr>
          <w:t>earlycon</w:t>
        </w:r>
        <w:proofErr w:type="spellEnd"/>
        <w:r>
          <w:rPr>
            <w:rStyle w:val="SourceText"/>
          </w:rPr>
          <w:t xml:space="preserve"> </w:t>
        </w:r>
        <w:proofErr w:type="spellStart"/>
        <w:r>
          <w:rPr>
            <w:rStyle w:val="SourceText"/>
          </w:rPr>
          <w:t>clk_ignore_unused</w:t>
        </w:r>
        <w:proofErr w:type="spellEnd"/>
        <w:r>
          <w:rPr>
            <w:rStyle w:val="SourceText"/>
          </w:rPr>
          <w:t xml:space="preserve">   </w:t>
        </w:r>
        <w:proofErr w:type="spellStart"/>
        <w:r>
          <w:rPr>
            <w:rStyle w:val="SourceText"/>
          </w:rPr>
          <w:t>uio_pdrv_</w:t>
        </w:r>
        <w:proofErr w:type="gramStart"/>
        <w:r>
          <w:rPr>
            <w:rStyle w:val="SourceText"/>
          </w:rPr>
          <w:t>genirq.of</w:t>
        </w:r>
        <w:proofErr w:type="gramEnd"/>
        <w:r>
          <w:rPr>
            <w:rStyle w:val="SourceText"/>
          </w:rPr>
          <w:t>_id</w:t>
        </w:r>
        <w:proofErr w:type="spellEnd"/>
        <w:r>
          <w:rPr>
            <w:rStyle w:val="SourceText"/>
          </w:rPr>
          <w:t>=generic-</w:t>
        </w:r>
        <w:proofErr w:type="spellStart"/>
        <w:r>
          <w:rPr>
            <w:rStyle w:val="SourceText"/>
          </w:rPr>
          <w:t>uio</w:t>
        </w:r>
        <w:proofErr w:type="spellEnd"/>
        <w:proofErr w:type="gramStart"/>
        <w:r>
          <w:rPr>
            <w:rStyle w:val="SourceText"/>
          </w:rPr>
          <w:t>";</w:t>
        </w:r>
      </w:ins>
      <w:proofErr w:type="gramEnd"/>
    </w:p>
    <w:p w14:paraId="463E5DA8" w14:textId="77777777" w:rsidR="00B265DF" w:rsidRDefault="00000000">
      <w:pPr>
        <w:spacing w:after="0"/>
      </w:pPr>
      <w:ins w:id="55" w:author="Unknown Author" w:date="2022-08-16T15:30:00Z">
        <w:r>
          <w:rPr>
            <w:rStyle w:val="SourceText"/>
          </w:rPr>
          <w:t>        </w:t>
        </w:r>
        <w:proofErr w:type="spellStart"/>
        <w:r>
          <w:rPr>
            <w:rStyle w:val="SourceText"/>
          </w:rPr>
          <w:t>stdout</w:t>
        </w:r>
        <w:proofErr w:type="spellEnd"/>
        <w:r>
          <w:rPr>
            <w:rStyle w:val="SourceText"/>
          </w:rPr>
          <w:t>-path = "serial0:115200n8</w:t>
        </w:r>
        <w:proofErr w:type="gramStart"/>
        <w:r>
          <w:rPr>
            <w:rStyle w:val="SourceText"/>
          </w:rPr>
          <w:t>";</w:t>
        </w:r>
      </w:ins>
      <w:proofErr w:type="gramEnd"/>
    </w:p>
    <w:p w14:paraId="619BCC46" w14:textId="77777777" w:rsidR="00B265DF" w:rsidRDefault="00000000">
      <w:pPr>
        <w:spacing w:after="0"/>
      </w:pPr>
      <w:ins w:id="56" w:author="Unknown Author" w:date="2022-08-16T15:30:00Z">
        <w:r>
          <w:rPr>
            <w:rStyle w:val="SourceText"/>
          </w:rPr>
          <w:t>    };</w:t>
        </w:r>
      </w:ins>
    </w:p>
    <w:p w14:paraId="30F875E4" w14:textId="77777777" w:rsidR="00B265DF" w:rsidRDefault="00000000">
      <w:pPr>
        <w:spacing w:after="0"/>
      </w:pPr>
      <w:ins w:id="57" w:author="Unknown Author" w:date="2022-08-16T15:30:00Z">
        <w:r>
          <w:rPr>
            <w:rStyle w:val="SourceText"/>
          </w:rPr>
          <w:t>};</w:t>
        </w:r>
      </w:ins>
    </w:p>
    <w:p w14:paraId="46CF8B36" w14:textId="77777777" w:rsidR="00B265DF" w:rsidRDefault="00000000">
      <w:pPr>
        <w:spacing w:after="0"/>
      </w:pPr>
      <w:ins w:id="58" w:author="Unknown Author" w:date="2022-08-16T15:30:00Z">
        <w:r>
          <w:rPr>
            <w:rStyle w:val="SourceText"/>
          </w:rPr>
          <w:t> </w:t>
        </w:r>
        <w:r>
          <w:t> </w:t>
        </w:r>
      </w:ins>
    </w:p>
    <w:p w14:paraId="231C793A" w14:textId="77777777" w:rsidR="00B265DF" w:rsidRDefault="00000000">
      <w:pPr>
        <w:spacing w:after="0"/>
      </w:pPr>
      <w:ins w:id="59" w:author="Unknown Author" w:date="2022-08-16T15:30:00Z">
        <w:r>
          <w:rPr>
            <w:rStyle w:val="SourceText"/>
          </w:rPr>
          <w:t>&amp;axi_gpio_0 {</w:t>
        </w:r>
      </w:ins>
    </w:p>
    <w:p w14:paraId="16635B0C" w14:textId="77777777" w:rsidR="00B265DF" w:rsidRDefault="00000000">
      <w:pPr>
        <w:spacing w:after="0"/>
      </w:pPr>
      <w:ins w:id="60" w:author="Unknown Author" w:date="2022-08-16T15:30:00Z">
        <w:r>
          <w:rPr>
            <w:rStyle w:val="SourceText"/>
          </w:rPr>
          <w:t>    compatible = "generic-</w:t>
        </w:r>
        <w:proofErr w:type="spellStart"/>
        <w:r>
          <w:rPr>
            <w:rStyle w:val="SourceText"/>
          </w:rPr>
          <w:t>uio</w:t>
        </w:r>
        <w:proofErr w:type="spellEnd"/>
        <w:proofErr w:type="gramStart"/>
        <w:r>
          <w:rPr>
            <w:rStyle w:val="SourceText"/>
          </w:rPr>
          <w:t>";</w:t>
        </w:r>
      </w:ins>
      <w:proofErr w:type="gramEnd"/>
    </w:p>
    <w:p w14:paraId="7CA89EF1" w14:textId="77777777" w:rsidR="00B265DF" w:rsidRDefault="00000000">
      <w:pPr>
        <w:spacing w:after="0"/>
      </w:pPr>
      <w:ins w:id="61" w:author="Unknown Author" w:date="2022-08-16T15:30:00Z">
        <w:r>
          <w:rPr>
            <w:rStyle w:val="SourceText"/>
          </w:rPr>
          <w:t>};</w:t>
        </w:r>
      </w:ins>
    </w:p>
    <w:p w14:paraId="6BE67D9B" w14:textId="77777777" w:rsidR="00B265DF" w:rsidRDefault="00B265DF">
      <w:pPr>
        <w:spacing w:after="0"/>
        <w:rPr>
          <w:ins w:id="62" w:author="Unknown Author" w:date="2022-08-16T15:30:00Z"/>
          <w:rStyle w:val="SourceText"/>
        </w:rPr>
      </w:pPr>
    </w:p>
    <w:p w14:paraId="046D9F78" w14:textId="77777777" w:rsidR="00B265DF" w:rsidRDefault="00000000">
      <w:pPr>
        <w:spacing w:after="0"/>
      </w:pPr>
      <w:ins w:id="63" w:author="Unknown Author" w:date="2022-08-16T15:30:00Z">
        <w:r>
          <w:rPr>
            <w:rStyle w:val="SourceText"/>
          </w:rPr>
          <w:t>&amp;irq_gen_0 {</w:t>
        </w:r>
      </w:ins>
    </w:p>
    <w:p w14:paraId="7C8B7151" w14:textId="77777777" w:rsidR="00B265DF" w:rsidRDefault="00000000">
      <w:pPr>
        <w:spacing w:after="0"/>
      </w:pPr>
      <w:ins w:id="64" w:author="Unknown Author" w:date="2022-08-16T15:30:00Z">
        <w:r>
          <w:rPr>
            <w:rStyle w:val="SourceText"/>
          </w:rPr>
          <w:t xml:space="preserve">    compatible = "generic-</w:t>
        </w:r>
        <w:proofErr w:type="spellStart"/>
        <w:r>
          <w:rPr>
            <w:rStyle w:val="SourceText"/>
          </w:rPr>
          <w:t>uio</w:t>
        </w:r>
        <w:proofErr w:type="spellEnd"/>
        <w:proofErr w:type="gramStart"/>
        <w:r>
          <w:rPr>
            <w:rStyle w:val="SourceText"/>
          </w:rPr>
          <w:t>";</w:t>
        </w:r>
      </w:ins>
      <w:proofErr w:type="gramEnd"/>
    </w:p>
    <w:p w14:paraId="0C872F82" w14:textId="77777777" w:rsidR="00B265DF" w:rsidRDefault="00000000">
      <w:pPr>
        <w:spacing w:after="0"/>
      </w:pPr>
      <w:ins w:id="65" w:author="Unknown Author" w:date="2022-08-16T15:30:00Z">
        <w:r>
          <w:rPr>
            <w:rStyle w:val="SourceText"/>
          </w:rPr>
          <w:t>};</w:t>
        </w:r>
      </w:ins>
    </w:p>
    <w:p w14:paraId="3936441A" w14:textId="77777777" w:rsidR="00B265DF" w:rsidRDefault="00B265DF">
      <w:pPr>
        <w:spacing w:line="240" w:lineRule="auto"/>
        <w:contextualSpacing/>
        <w:rPr>
          <w:ins w:id="66" w:author="Unknown Author" w:date="2022-08-16T15:28:00Z"/>
        </w:rPr>
      </w:pPr>
    </w:p>
    <w:p w14:paraId="71DF63EC" w14:textId="77777777" w:rsidR="00B265DF" w:rsidRDefault="00000000">
      <w:pPr>
        <w:spacing w:line="240" w:lineRule="auto"/>
        <w:contextualSpacing/>
      </w:pPr>
      <w:r>
        <w:rPr>
          <w:rStyle w:val="SourceText"/>
          <w:rFonts w:eastAsia="Calibri"/>
        </w:rPr>
        <w:t>Build the kernel</w:t>
      </w:r>
    </w:p>
    <w:p w14:paraId="220943B5" w14:textId="77777777" w:rsidR="00B265DF" w:rsidRDefault="00000000">
      <w:pPr>
        <w:spacing w:line="240" w:lineRule="auto"/>
        <w:contextualSpacing/>
      </w:pPr>
      <w:proofErr w:type="spellStart"/>
      <w:r>
        <w:rPr>
          <w:rStyle w:val="Emphasis"/>
          <w:i w:val="0"/>
          <w:iCs w:val="0"/>
        </w:rPr>
        <w:t>petalinux</w:t>
      </w:r>
      <w:proofErr w:type="spellEnd"/>
      <w:r>
        <w:rPr>
          <w:rStyle w:val="Emphasis"/>
          <w:i w:val="0"/>
          <w:iCs w:val="0"/>
        </w:rPr>
        <w:t>-build</w:t>
      </w:r>
    </w:p>
    <w:p w14:paraId="58772AAE" w14:textId="77777777" w:rsidR="00B265DF" w:rsidRDefault="00B265DF">
      <w:pPr>
        <w:spacing w:line="240" w:lineRule="auto"/>
        <w:contextualSpacing/>
        <w:rPr>
          <w:b/>
          <w:bCs/>
          <w:sz w:val="26"/>
          <w:szCs w:val="26"/>
        </w:rPr>
      </w:pPr>
    </w:p>
    <w:p w14:paraId="6EAD2A54" w14:textId="77777777" w:rsidR="00B265DF" w:rsidRDefault="00000000">
      <w:pPr>
        <w:spacing w:line="240" w:lineRule="auto"/>
        <w:contextualSpacing/>
      </w:pPr>
      <w:r>
        <w:rPr>
          <w:rStyle w:val="SourceText"/>
          <w:rFonts w:eastAsia="Calibri"/>
        </w:rPr>
        <w:t>Create startup file, see section:</w:t>
      </w:r>
    </w:p>
    <w:p w14:paraId="043DBF8C" w14:textId="77777777" w:rsidR="00B265DF" w:rsidRDefault="00000000">
      <w:pPr>
        <w:spacing w:line="240" w:lineRule="auto"/>
        <w:contextualSpacing/>
      </w:pPr>
      <w:r>
        <w:rPr>
          <w:rStyle w:val="SourceText"/>
          <w:rFonts w:eastAsia="Calibri"/>
          <w:b/>
          <w:bCs/>
          <w:sz w:val="26"/>
          <w:szCs w:val="26"/>
        </w:rPr>
        <w:lastRenderedPageBreak/>
        <w:t>Step to create script to run automatically at startup</w:t>
      </w:r>
    </w:p>
    <w:p w14:paraId="4FEA080B" w14:textId="77777777" w:rsidR="00B265DF" w:rsidRDefault="00B265DF">
      <w:pPr>
        <w:spacing w:line="240" w:lineRule="auto"/>
        <w:contextualSpacing/>
        <w:rPr>
          <w:ins w:id="67" w:author="Unknown Author" w:date="2024-04-04T11:38:00Z"/>
          <w:b/>
          <w:bCs/>
          <w:sz w:val="26"/>
          <w:szCs w:val="26"/>
        </w:rPr>
      </w:pPr>
    </w:p>
    <w:p w14:paraId="604371F3" w14:textId="77777777" w:rsidR="00B265DF" w:rsidRDefault="00000000">
      <w:pPr>
        <w:spacing w:line="240" w:lineRule="auto"/>
        <w:contextualSpacing/>
      </w:pPr>
      <w:ins w:id="68" w:author="Unknown Author" w:date="2024-04-04T11:38:00Z">
        <w:r>
          <w:rPr>
            <w:rStyle w:val="SourceText"/>
            <w:rFonts w:eastAsia="Calibri"/>
          </w:rPr>
          <w:t xml:space="preserve">Add </w:t>
        </w:r>
        <w:proofErr w:type="spellStart"/>
        <w:r>
          <w:rPr>
            <w:rStyle w:val="SourceText"/>
            <w:rFonts w:eastAsia="Calibri"/>
          </w:rPr>
          <w:t>fftw</w:t>
        </w:r>
        <w:proofErr w:type="spellEnd"/>
        <w:r>
          <w:rPr>
            <w:rStyle w:val="SourceText"/>
            <w:rFonts w:eastAsia="Calibri"/>
          </w:rPr>
          <w:t xml:space="preserve"> to kernel:</w:t>
        </w:r>
      </w:ins>
    </w:p>
    <w:p w14:paraId="16775CF5" w14:textId="77777777" w:rsidR="00B265DF" w:rsidRDefault="00000000">
      <w:pPr>
        <w:spacing w:line="240" w:lineRule="auto"/>
        <w:contextualSpacing/>
        <w:rPr>
          <w:b/>
          <w:bCs/>
        </w:rPr>
      </w:pPr>
      <w:ins w:id="69" w:author="Unknown Author" w:date="2024-04-04T11:38:00Z">
        <w:r>
          <w:rPr>
            <w:rStyle w:val="SourceText"/>
            <w:rFonts w:eastAsia="Calibri"/>
            <w:b/>
            <w:bCs/>
            <w:sz w:val="26"/>
            <w:szCs w:val="26"/>
          </w:rPr>
          <w:t xml:space="preserve">Steps to add a new </w:t>
        </w:r>
        <w:r>
          <w:rPr>
            <w:rStyle w:val="SourceText"/>
            <w:rFonts w:eastAsia="Calibri" w:cs="DejaVu Sans"/>
            <w:b/>
            <w:bCs/>
          </w:rPr>
          <w:t>library (</w:t>
        </w:r>
        <w:proofErr w:type="spellStart"/>
        <w:r>
          <w:rPr>
            <w:rStyle w:val="SourceText"/>
            <w:rFonts w:eastAsia="Calibri" w:cs="DejaVu Sans"/>
            <w:b/>
            <w:bCs/>
          </w:rPr>
          <w:t>fftw</w:t>
        </w:r>
        <w:proofErr w:type="spellEnd"/>
        <w:r>
          <w:rPr>
            <w:rStyle w:val="SourceText"/>
            <w:rFonts w:eastAsia="Calibri" w:cs="DejaVu Sans"/>
            <w:b/>
            <w:bCs/>
          </w:rPr>
          <w:t>)</w:t>
        </w:r>
        <w:r>
          <w:rPr>
            <w:rStyle w:val="SourceText"/>
            <w:rFonts w:eastAsia="Calibri"/>
            <w:b/>
            <w:bCs/>
            <w:sz w:val="26"/>
            <w:szCs w:val="26"/>
          </w:rPr>
          <w:t xml:space="preserve"> to </w:t>
        </w:r>
        <w:proofErr w:type="spellStart"/>
        <w:r>
          <w:rPr>
            <w:rStyle w:val="SourceText"/>
            <w:rFonts w:eastAsia="Calibri"/>
            <w:b/>
            <w:bCs/>
            <w:sz w:val="26"/>
            <w:szCs w:val="26"/>
          </w:rPr>
          <w:t>Petalinux</w:t>
        </w:r>
        <w:proofErr w:type="spellEnd"/>
        <w:r>
          <w:rPr>
            <w:rStyle w:val="SourceText"/>
            <w:rFonts w:eastAsia="Calibri"/>
            <w:b/>
            <w:bCs/>
            <w:sz w:val="26"/>
            <w:szCs w:val="26"/>
          </w:rPr>
          <w:t xml:space="preserve"> kernel</w:t>
        </w:r>
      </w:ins>
    </w:p>
    <w:p w14:paraId="7C35E922" w14:textId="77777777" w:rsidR="00B265DF" w:rsidRDefault="00B265DF">
      <w:pPr>
        <w:spacing w:line="240" w:lineRule="auto"/>
        <w:contextualSpacing/>
      </w:pPr>
    </w:p>
    <w:p w14:paraId="12D33FC0" w14:textId="77777777" w:rsidR="00515EDA" w:rsidRDefault="00515EDA">
      <w:pPr>
        <w:spacing w:line="240" w:lineRule="auto"/>
        <w:contextualSpacing/>
        <w:rPr>
          <w:ins w:id="70" w:author="Tran, Hai (US) - SS" w:date="2025-11-13T13:54:00Z" w16du:dateUtc="2025-11-13T20:54:00Z"/>
          <w:rStyle w:val="SourceText"/>
          <w:rFonts w:eastAsia="Calibri"/>
        </w:rPr>
      </w:pPr>
    </w:p>
    <w:p w14:paraId="0DD5227C" w14:textId="77777777" w:rsidR="00515EDA" w:rsidRDefault="00515EDA" w:rsidP="00515EDA">
      <w:pPr>
        <w:spacing w:line="240" w:lineRule="auto"/>
        <w:contextualSpacing/>
        <w:rPr>
          <w:ins w:id="71" w:author="Tran, Hai (US) - SS" w:date="2025-11-13T13:54:00Z" w16du:dateUtc="2025-11-13T20:54:00Z"/>
          <w:rStyle w:val="SourceText"/>
          <w:rFonts w:eastAsia="Calibri"/>
        </w:rPr>
      </w:pPr>
      <w:ins w:id="72" w:author="Tran, Hai (US) - SS" w:date="2025-11-13T13:54:00Z" w16du:dateUtc="2025-11-13T20:54:00Z">
        <w:r>
          <w:rPr>
            <w:rStyle w:val="SourceText"/>
            <w:rFonts w:eastAsia="Calibri"/>
          </w:rPr>
          <w:t xml:space="preserve">Add </w:t>
        </w:r>
        <w:proofErr w:type="spellStart"/>
        <w:r>
          <w:rPr>
            <w:rStyle w:val="SourceText"/>
            <w:rFonts w:eastAsia="Calibri"/>
          </w:rPr>
          <w:t>ntp</w:t>
        </w:r>
        <w:proofErr w:type="spellEnd"/>
        <w:r>
          <w:rPr>
            <w:rStyle w:val="SourceText"/>
            <w:rFonts w:eastAsia="Calibri"/>
          </w:rPr>
          <w:t xml:space="preserve"> client to kernel:</w:t>
        </w:r>
      </w:ins>
    </w:p>
    <w:p w14:paraId="1201091F" w14:textId="0852C09A" w:rsidR="00515EDA" w:rsidRDefault="00515EDA" w:rsidP="00515EDA">
      <w:pPr>
        <w:spacing w:line="240" w:lineRule="auto"/>
        <w:contextualSpacing/>
        <w:rPr>
          <w:ins w:id="73" w:author="Tran, Hai (US) - SS" w:date="2025-11-13T13:54:00Z" w16du:dateUtc="2025-11-13T20:54:00Z"/>
        </w:rPr>
      </w:pPr>
      <w:ins w:id="74" w:author="Tran, Hai (US) - SS" w:date="2025-11-13T13:54:00Z" w16du:dateUtc="2025-11-13T20:54:00Z">
        <w:r>
          <w:rPr>
            <w:rStyle w:val="SourceText"/>
            <w:rFonts w:eastAsia="Calibri"/>
          </w:rPr>
          <w:t>For 2021:</w:t>
        </w:r>
      </w:ins>
    </w:p>
    <w:p w14:paraId="4498AB84" w14:textId="77777777" w:rsidR="00515EDA" w:rsidRDefault="00515EDA" w:rsidP="00515EDA">
      <w:pPr>
        <w:spacing w:line="240" w:lineRule="auto"/>
        <w:contextualSpacing/>
        <w:rPr>
          <w:ins w:id="75" w:author="Tran, Hai (US) - SS" w:date="2025-11-13T13:54:00Z" w16du:dateUtc="2025-11-13T20:54:00Z"/>
          <w:rStyle w:val="Emphasis"/>
          <w:i w:val="0"/>
          <w:iCs w:val="0"/>
        </w:rPr>
      </w:pPr>
      <w:ins w:id="76" w:author="Tran, Hai (US) - SS" w:date="2025-11-13T13:54:00Z" w16du:dateUtc="2025-11-13T20:54:00Z">
        <w:r>
          <w:rPr>
            <w:rStyle w:val="Emphasis"/>
            <w:i w:val="0"/>
            <w:iCs w:val="0"/>
          </w:rPr>
          <w:t>In project-spec/meta-user/conf/</w:t>
        </w:r>
        <w:proofErr w:type="spellStart"/>
        <w:r>
          <w:rPr>
            <w:rStyle w:val="Emphasis"/>
            <w:i w:val="0"/>
            <w:iCs w:val="0"/>
          </w:rPr>
          <w:t>petalinuxbsp.conf</w:t>
        </w:r>
        <w:proofErr w:type="spellEnd"/>
        <w:r>
          <w:rPr>
            <w:rStyle w:val="Emphasis"/>
            <w:i w:val="0"/>
            <w:iCs w:val="0"/>
          </w:rPr>
          <w:t xml:space="preserve"> add:</w:t>
        </w:r>
      </w:ins>
    </w:p>
    <w:p w14:paraId="2FF8B0D5" w14:textId="77777777" w:rsidR="00515EDA" w:rsidRDefault="00515EDA" w:rsidP="00515EDA">
      <w:pPr>
        <w:spacing w:line="240" w:lineRule="auto"/>
        <w:contextualSpacing/>
        <w:rPr>
          <w:ins w:id="77" w:author="Tran, Hai (US) - SS" w:date="2025-11-13T13:54:00Z" w16du:dateUtc="2025-11-13T20:54:00Z"/>
        </w:rPr>
      </w:pPr>
      <w:proofErr w:type="spellStart"/>
      <w:ins w:id="78" w:author="Tran, Hai (US) - SS" w:date="2025-11-13T13:54:00Z" w16du:dateUtc="2025-11-13T20:54:00Z">
        <w:r>
          <w:rPr>
            <w:rStyle w:val="Emphasis"/>
            <w:i w:val="0"/>
            <w:iCs w:val="0"/>
          </w:rPr>
          <w:t>IMAGE_INSTALL_append</w:t>
        </w:r>
        <w:proofErr w:type="spellEnd"/>
        <w:r>
          <w:rPr>
            <w:rStyle w:val="Emphasis"/>
            <w:i w:val="0"/>
            <w:iCs w:val="0"/>
          </w:rPr>
          <w:t xml:space="preserve"> = “</w:t>
        </w:r>
        <w:proofErr w:type="spellStart"/>
        <w:r>
          <w:rPr>
            <w:rStyle w:val="Emphasis"/>
            <w:i w:val="0"/>
            <w:iCs w:val="0"/>
          </w:rPr>
          <w:t>ntpdate</w:t>
        </w:r>
        <w:proofErr w:type="spellEnd"/>
        <w:r>
          <w:rPr>
            <w:rStyle w:val="Emphasis"/>
            <w:i w:val="0"/>
            <w:iCs w:val="0"/>
          </w:rPr>
          <w:t>”</w:t>
        </w:r>
      </w:ins>
    </w:p>
    <w:p w14:paraId="7A295B02" w14:textId="3115666E" w:rsidR="00515EDA" w:rsidRDefault="00515EDA">
      <w:pPr>
        <w:spacing w:line="240" w:lineRule="auto"/>
        <w:contextualSpacing/>
        <w:rPr>
          <w:ins w:id="79" w:author="Tran, Hai (US) - SS" w:date="2025-11-13T13:54:00Z" w16du:dateUtc="2025-11-13T20:54:00Z"/>
          <w:rStyle w:val="SourceText"/>
          <w:rFonts w:eastAsia="Calibri"/>
        </w:rPr>
      </w:pPr>
      <w:ins w:id="80" w:author="Tran, Hai (US) - SS" w:date="2025-11-13T13:54:00Z" w16du:dateUtc="2025-11-13T20:54:00Z">
        <w:r>
          <w:rPr>
            <w:rStyle w:val="SourceText"/>
            <w:rFonts w:eastAsia="Calibri"/>
          </w:rPr>
          <w:t>For 2024:</w:t>
        </w:r>
      </w:ins>
    </w:p>
    <w:p w14:paraId="1F443A83" w14:textId="2A4F8E36" w:rsidR="00515EDA" w:rsidRDefault="00515EDA" w:rsidP="00515EDA">
      <w:pPr>
        <w:spacing w:line="240" w:lineRule="auto"/>
        <w:contextualSpacing/>
        <w:rPr>
          <w:ins w:id="81" w:author="Tran, Hai (US) - SS" w:date="2025-11-13T13:55:00Z" w16du:dateUtc="2025-11-13T20:55:00Z"/>
          <w:rStyle w:val="Emphasis"/>
          <w:i w:val="0"/>
          <w:iCs w:val="0"/>
        </w:rPr>
      </w:pPr>
      <w:ins w:id="82" w:author="Tran, Hai (US) - SS" w:date="2025-11-13T13:55:00Z" w16du:dateUtc="2025-11-13T20:55:00Z">
        <w:r>
          <w:rPr>
            <w:rStyle w:val="Emphasis"/>
            <w:i w:val="0"/>
            <w:iCs w:val="0"/>
          </w:rPr>
          <w:t>In project-spec/meta-user/conf/</w:t>
        </w:r>
        <w:r>
          <w:rPr>
            <w:rStyle w:val="Emphasis"/>
            <w:i w:val="0"/>
            <w:iCs w:val="0"/>
          </w:rPr>
          <w:t>user-</w:t>
        </w:r>
        <w:proofErr w:type="spellStart"/>
        <w:r>
          <w:rPr>
            <w:rStyle w:val="Emphasis"/>
            <w:i w:val="0"/>
            <w:iCs w:val="0"/>
          </w:rPr>
          <w:t>rootfsconfig</w:t>
        </w:r>
        <w:proofErr w:type="spellEnd"/>
        <w:r>
          <w:rPr>
            <w:rStyle w:val="Emphasis"/>
            <w:i w:val="0"/>
            <w:iCs w:val="0"/>
          </w:rPr>
          <w:t xml:space="preserve"> add:</w:t>
        </w:r>
      </w:ins>
    </w:p>
    <w:p w14:paraId="178572AF" w14:textId="5D458978" w:rsidR="00515EDA" w:rsidRDefault="00515EDA" w:rsidP="00515EDA">
      <w:pPr>
        <w:spacing w:line="240" w:lineRule="auto"/>
        <w:contextualSpacing/>
        <w:rPr>
          <w:ins w:id="83" w:author="Tran, Hai (US) - SS" w:date="2025-11-13T13:56:00Z" w16du:dateUtc="2025-11-13T20:56:00Z"/>
          <w:rStyle w:val="Emphasis"/>
          <w:i w:val="0"/>
          <w:iCs w:val="0"/>
        </w:rPr>
      </w:pPr>
      <w:proofErr w:type="spellStart"/>
      <w:ins w:id="84" w:author="Tran, Hai (US) - SS" w:date="2025-11-13T13:56:00Z" w16du:dateUtc="2025-11-13T20:56:00Z">
        <w:r>
          <w:rPr>
            <w:rStyle w:val="Emphasis"/>
            <w:i w:val="0"/>
            <w:iCs w:val="0"/>
          </w:rPr>
          <w:t>CONFIG_ntp</w:t>
        </w:r>
        <w:proofErr w:type="spellEnd"/>
      </w:ins>
    </w:p>
    <w:p w14:paraId="08DB1E03" w14:textId="0F854EE3" w:rsidR="00515EDA" w:rsidRDefault="00515EDA" w:rsidP="00515EDA">
      <w:pPr>
        <w:spacing w:line="240" w:lineRule="auto"/>
        <w:contextualSpacing/>
        <w:rPr>
          <w:ins w:id="85" w:author="Tran, Hai (US) - SS" w:date="2025-11-13T13:56:00Z" w16du:dateUtc="2025-11-13T20:56:00Z"/>
          <w:rStyle w:val="Emphasis"/>
          <w:i w:val="0"/>
          <w:iCs w:val="0"/>
        </w:rPr>
      </w:pPr>
      <w:proofErr w:type="spellStart"/>
      <w:ins w:id="86" w:author="Tran, Hai (US) - SS" w:date="2025-11-13T13:56:00Z" w16du:dateUtc="2025-11-13T20:56:00Z">
        <w:r>
          <w:rPr>
            <w:rStyle w:val="Emphasis"/>
            <w:i w:val="0"/>
            <w:iCs w:val="0"/>
          </w:rPr>
          <w:t>CONFIG_ntpd</w:t>
        </w:r>
        <w:proofErr w:type="spellEnd"/>
      </w:ins>
    </w:p>
    <w:p w14:paraId="56454225" w14:textId="5B1F0635" w:rsidR="00515EDA" w:rsidRDefault="00515EDA" w:rsidP="00515EDA">
      <w:pPr>
        <w:spacing w:line="240" w:lineRule="auto"/>
        <w:contextualSpacing/>
        <w:rPr>
          <w:ins w:id="87" w:author="Tran, Hai (US) - SS" w:date="2025-11-13T13:56:00Z" w16du:dateUtc="2025-11-13T20:56:00Z"/>
          <w:rStyle w:val="Emphasis"/>
          <w:i w:val="0"/>
          <w:iCs w:val="0"/>
        </w:rPr>
      </w:pPr>
      <w:ins w:id="88" w:author="Tran, Hai (US) - SS" w:date="2025-11-13T13:56:00Z" w16du:dateUtc="2025-11-13T20:56:00Z">
        <w:r>
          <w:rPr>
            <w:rStyle w:val="Emphasis"/>
            <w:i w:val="0"/>
            <w:iCs w:val="0"/>
          </w:rPr>
          <w:t xml:space="preserve">Enable these in the </w:t>
        </w:r>
        <w:proofErr w:type="spellStart"/>
        <w:r>
          <w:rPr>
            <w:rStyle w:val="Emphasis"/>
            <w:i w:val="0"/>
            <w:iCs w:val="0"/>
          </w:rPr>
          <w:t>rootfs</w:t>
        </w:r>
        <w:proofErr w:type="spellEnd"/>
      </w:ins>
    </w:p>
    <w:p w14:paraId="58285F73" w14:textId="0E754F79" w:rsidR="00515EDA" w:rsidRDefault="00515EDA" w:rsidP="00515EDA">
      <w:pPr>
        <w:spacing w:line="240" w:lineRule="auto"/>
        <w:contextualSpacing/>
        <w:rPr>
          <w:ins w:id="89" w:author="Tran, Hai (US) - SS" w:date="2025-11-13T13:55:00Z" w16du:dateUtc="2025-11-13T20:55:00Z"/>
        </w:rPr>
      </w:pPr>
      <w:ins w:id="90" w:author="Tran, Hai (US) - SS" w:date="2025-11-13T13:57:00Z" w16du:dateUtc="2025-11-13T20:57:00Z">
        <w:r>
          <w:rPr>
            <w:rStyle w:val="Emphasis"/>
            <w:i w:val="0"/>
            <w:iCs w:val="0"/>
          </w:rPr>
          <w:t xml:space="preserve">Add </w:t>
        </w:r>
        <w:proofErr w:type="spellStart"/>
        <w:r>
          <w:rPr>
            <w:rStyle w:val="Emphasis"/>
            <w:i w:val="0"/>
            <w:iCs w:val="0"/>
          </w:rPr>
          <w:t>ntp</w:t>
        </w:r>
        <w:proofErr w:type="spellEnd"/>
        <w:r>
          <w:rPr>
            <w:rStyle w:val="Emphasis"/>
            <w:i w:val="0"/>
            <w:iCs w:val="0"/>
          </w:rPr>
          <w:t xml:space="preserve"> server address to </w:t>
        </w:r>
      </w:ins>
      <w:ins w:id="91" w:author="Tran, Hai (US) - SS" w:date="2025-11-13T13:58:00Z" w16du:dateUtc="2025-11-13T20:58:00Z">
        <w:r>
          <w:rPr>
            <w:rStyle w:val="Emphasis"/>
            <w:i w:val="0"/>
            <w:iCs w:val="0"/>
          </w:rPr>
          <w:t>components/yocto/layers/meta-petalinux/recipes-support/</w:t>
        </w:r>
      </w:ins>
      <w:ins w:id="92" w:author="Tran, Hai (US) - SS" w:date="2025-11-13T13:57:00Z" w16du:dateUtc="2025-11-13T20:57:00Z">
        <w:r>
          <w:rPr>
            <w:rStyle w:val="Emphasis"/>
            <w:i w:val="0"/>
            <w:iCs w:val="0"/>
          </w:rPr>
          <w:t>ntp/files/ntp.conf</w:t>
        </w:r>
      </w:ins>
    </w:p>
    <w:p w14:paraId="1CF5FE9F" w14:textId="77777777" w:rsidR="00515EDA" w:rsidRDefault="00515EDA">
      <w:pPr>
        <w:spacing w:line="240" w:lineRule="auto"/>
        <w:contextualSpacing/>
        <w:rPr>
          <w:ins w:id="93" w:author="Tran, Hai (US) - SS" w:date="2025-11-13T13:54:00Z" w16du:dateUtc="2025-11-13T20:54:00Z"/>
          <w:rStyle w:val="SourceText"/>
          <w:rFonts w:eastAsia="Calibri"/>
        </w:rPr>
      </w:pPr>
    </w:p>
    <w:p w14:paraId="2FF52006" w14:textId="77777777" w:rsidR="00515EDA" w:rsidRDefault="00515EDA">
      <w:pPr>
        <w:spacing w:line="240" w:lineRule="auto"/>
        <w:contextualSpacing/>
        <w:rPr>
          <w:ins w:id="94" w:author="Tran, Hai (US) - SS" w:date="2025-11-13T13:54:00Z" w16du:dateUtc="2025-11-13T20:54:00Z"/>
          <w:rStyle w:val="SourceText"/>
          <w:rFonts w:eastAsia="Calibri"/>
        </w:rPr>
      </w:pPr>
    </w:p>
    <w:p w14:paraId="3B3DBE27" w14:textId="058A914E" w:rsidR="00B265DF" w:rsidRDefault="00000000">
      <w:pPr>
        <w:spacing w:line="240" w:lineRule="auto"/>
        <w:contextualSpacing/>
      </w:pPr>
      <w:r>
        <w:rPr>
          <w:rStyle w:val="SourceText"/>
          <w:rFonts w:eastAsia="Calibri"/>
        </w:rPr>
        <w:t>Build the kernel</w:t>
      </w:r>
    </w:p>
    <w:p w14:paraId="4AB4C14C" w14:textId="77777777" w:rsidR="00B265DF" w:rsidRDefault="00000000">
      <w:pPr>
        <w:spacing w:line="240" w:lineRule="auto"/>
        <w:contextualSpacing/>
      </w:pPr>
      <w:proofErr w:type="spellStart"/>
      <w:r>
        <w:rPr>
          <w:rStyle w:val="Emphasis"/>
          <w:i w:val="0"/>
          <w:iCs w:val="0"/>
        </w:rPr>
        <w:t>petalinux</w:t>
      </w:r>
      <w:proofErr w:type="spellEnd"/>
      <w:r>
        <w:rPr>
          <w:rStyle w:val="Emphasis"/>
          <w:i w:val="0"/>
          <w:iCs w:val="0"/>
        </w:rPr>
        <w:t>-build</w:t>
      </w:r>
    </w:p>
    <w:p w14:paraId="1368665D" w14:textId="77777777" w:rsidR="00B265DF" w:rsidRDefault="00B265DF">
      <w:pPr>
        <w:spacing w:line="240" w:lineRule="auto"/>
        <w:contextualSpacing/>
      </w:pPr>
    </w:p>
    <w:p w14:paraId="272BCAE3" w14:textId="77777777" w:rsidR="00B265DF" w:rsidRDefault="00000000">
      <w:pPr>
        <w:spacing w:line="240" w:lineRule="auto"/>
        <w:contextualSpacing/>
      </w:pPr>
      <w:r>
        <w:rPr>
          <w:rStyle w:val="Emphasis"/>
          <w:i w:val="0"/>
          <w:iCs w:val="0"/>
        </w:rPr>
        <w:t>To create a new boot image file:</w:t>
      </w:r>
    </w:p>
    <w:p w14:paraId="56133CC8" w14:textId="77777777" w:rsidR="00B265DF" w:rsidRDefault="00000000">
      <w:pPr>
        <w:spacing w:line="240" w:lineRule="auto"/>
        <w:contextualSpacing/>
        <w:rPr>
          <w:rStyle w:val="Emphasis"/>
          <w:i w:val="0"/>
          <w:iCs w:val="0"/>
        </w:rPr>
      </w:pPr>
      <w:proofErr w:type="spellStart"/>
      <w:r>
        <w:rPr>
          <w:rStyle w:val="Emphasis"/>
          <w:i w:val="0"/>
          <w:iCs w:val="0"/>
        </w:rPr>
        <w:t>petalinux</w:t>
      </w:r>
      <w:proofErr w:type="spellEnd"/>
      <w:r>
        <w:rPr>
          <w:rStyle w:val="Emphasis"/>
          <w:i w:val="0"/>
          <w:iCs w:val="0"/>
        </w:rPr>
        <w:t>-package --</w:t>
      </w:r>
      <w:proofErr w:type="gramStart"/>
      <w:r>
        <w:rPr>
          <w:rStyle w:val="Emphasis"/>
          <w:i w:val="0"/>
          <w:iCs w:val="0"/>
        </w:rPr>
        <w:t xml:space="preserve">boot </w:t>
      </w:r>
      <w:ins w:id="95" w:author="Unknown Author" w:date="2025-05-19T12:33:00Z">
        <w:r>
          <w:rPr>
            <w:rStyle w:val="Emphasis"/>
            <w:i w:val="0"/>
            <w:iCs w:val="0"/>
          </w:rPr>
          <w:t>-</w:t>
        </w:r>
      </w:ins>
      <w:proofErr w:type="gramEnd"/>
      <w:r>
        <w:rPr>
          <w:rStyle w:val="Emphasis"/>
          <w:i w:val="0"/>
          <w:iCs w:val="0"/>
        </w:rPr>
        <w:t>u-boot</w:t>
      </w:r>
      <w:ins w:id="96" w:author="Unknown Author" w:date="2025-01-23T14:11:00Z">
        <w:r>
          <w:rPr>
            <w:rStyle w:val="Emphasis"/>
            <w:i w:val="0"/>
            <w:iCs w:val="0"/>
          </w:rPr>
          <w:t xml:space="preserve"> --</w:t>
        </w:r>
        <w:proofErr w:type="spellStart"/>
        <w:r>
          <w:rPr>
            <w:rStyle w:val="Emphasis"/>
            <w:i w:val="0"/>
            <w:iCs w:val="0"/>
          </w:rPr>
          <w:t>fpga</w:t>
        </w:r>
      </w:ins>
      <w:proofErr w:type="spellEnd"/>
      <w:r>
        <w:rPr>
          <w:rStyle w:val="Emphasis"/>
          <w:i w:val="0"/>
          <w:iCs w:val="0"/>
        </w:rPr>
        <w:t xml:space="preserve"> --format BIN </w:t>
      </w:r>
      <w:del w:id="97" w:author="Unknown Author" w:date="2025-05-06T11:45:00Z">
        <w:r>
          <w:rPr>
            <w:rStyle w:val="Emphasis"/>
            <w:i w:val="0"/>
            <w:iCs w:val="0"/>
          </w:rPr>
          <w:delText>force</w:delText>
        </w:r>
      </w:del>
      <w:ins w:id="98" w:author="Unknown Author" w:date="2025-05-06T11:45:00Z">
        <w:r>
          <w:rPr>
            <w:rStyle w:val="Emphasis"/>
            <w:i w:val="0"/>
            <w:iCs w:val="0"/>
          </w:rPr>
          <w:t>--force</w:t>
        </w:r>
      </w:ins>
    </w:p>
    <w:p w14:paraId="3B0FA816" w14:textId="77777777" w:rsidR="00B265DF" w:rsidRDefault="00B265DF">
      <w:pPr>
        <w:spacing w:line="240" w:lineRule="auto"/>
        <w:contextualSpacing/>
      </w:pPr>
    </w:p>
    <w:p w14:paraId="62B02F41" w14:textId="77777777" w:rsidR="00B265DF" w:rsidRDefault="00000000">
      <w:pPr>
        <w:spacing w:line="240" w:lineRule="auto"/>
        <w:contextualSpacing/>
      </w:pPr>
      <w:r>
        <w:rPr>
          <w:rStyle w:val="Emphasis"/>
          <w:i w:val="0"/>
          <w:iCs w:val="0"/>
        </w:rPr>
        <w:t xml:space="preserve">If the SD Card is not formatted, </w:t>
      </w:r>
      <w:proofErr w:type="gramStart"/>
      <w:r>
        <w:rPr>
          <w:rStyle w:val="Emphasis"/>
          <w:i w:val="0"/>
          <w:iCs w:val="0"/>
        </w:rPr>
        <w:t>only</w:t>
      </w:r>
      <w:proofErr w:type="gramEnd"/>
      <w:r>
        <w:rPr>
          <w:rStyle w:val="Emphasis"/>
          <w:i w:val="0"/>
          <w:iCs w:val="0"/>
        </w:rPr>
        <w:t xml:space="preserve"> need to do this once, use the procedures at the link below to format:</w:t>
      </w:r>
    </w:p>
    <w:p w14:paraId="1C11B399" w14:textId="77777777" w:rsidR="00B265DF" w:rsidRDefault="00000000">
      <w:pPr>
        <w:spacing w:line="240" w:lineRule="auto"/>
        <w:contextualSpacing/>
      </w:pPr>
      <w:r>
        <w:rPr>
          <w:rStyle w:val="Hyperlink"/>
        </w:rPr>
        <w:t>https://xilinx-wiki.atlassian.net/wiki/spaces/A/pages/18842385/How+to+format+SD+card+for+SD+boot</w:t>
      </w:r>
    </w:p>
    <w:p w14:paraId="6E23A608" w14:textId="77777777" w:rsidR="00B265DF" w:rsidRDefault="00000000">
      <w:pPr>
        <w:spacing w:line="240" w:lineRule="auto"/>
        <w:contextualSpacing/>
      </w:pPr>
      <w:r>
        <w:t>Or see section:</w:t>
      </w:r>
    </w:p>
    <w:p w14:paraId="68A57C9C" w14:textId="77777777" w:rsidR="00B265DF" w:rsidRDefault="00000000">
      <w:pPr>
        <w:spacing w:line="240" w:lineRule="auto"/>
        <w:contextualSpacing/>
        <w:rPr>
          <w:b/>
          <w:bCs/>
        </w:rPr>
      </w:pPr>
      <w:r>
        <w:rPr>
          <w:b/>
          <w:bCs/>
        </w:rPr>
        <w:t xml:space="preserve">How to format the SD card to boot </w:t>
      </w:r>
      <w:proofErr w:type="spellStart"/>
      <w:r>
        <w:rPr>
          <w:b/>
          <w:bCs/>
        </w:rPr>
        <w:t>Petalinux</w:t>
      </w:r>
      <w:proofErr w:type="spellEnd"/>
      <w:r>
        <w:rPr>
          <w:b/>
          <w:bCs/>
        </w:rPr>
        <w:t xml:space="preserve"> kernel</w:t>
      </w:r>
    </w:p>
    <w:p w14:paraId="2FAA68AE" w14:textId="77777777" w:rsidR="00B265DF" w:rsidRDefault="00B265DF">
      <w:pPr>
        <w:spacing w:line="240" w:lineRule="auto"/>
        <w:contextualSpacing/>
      </w:pPr>
    </w:p>
    <w:p w14:paraId="377EA64A" w14:textId="77777777" w:rsidR="00B265DF" w:rsidRDefault="00000000">
      <w:pPr>
        <w:spacing w:line="240" w:lineRule="auto"/>
        <w:contextualSpacing/>
      </w:pPr>
      <w:r>
        <w:rPr>
          <w:rStyle w:val="Emphasis"/>
          <w:i w:val="0"/>
          <w:iCs w:val="0"/>
        </w:rPr>
        <w:t xml:space="preserve">Copy the </w:t>
      </w:r>
      <w:proofErr w:type="spellStart"/>
      <w:r>
        <w:rPr>
          <w:rStyle w:val="Emphasis"/>
          <w:i w:val="0"/>
          <w:iCs w:val="0"/>
        </w:rPr>
        <w:t>boot.scr</w:t>
      </w:r>
      <w:proofErr w:type="spellEnd"/>
      <w:r>
        <w:rPr>
          <w:rStyle w:val="Emphasis"/>
          <w:i w:val="0"/>
          <w:iCs w:val="0"/>
        </w:rPr>
        <w:t xml:space="preserve">, </w:t>
      </w:r>
      <w:proofErr w:type="spellStart"/>
      <w:r>
        <w:rPr>
          <w:rStyle w:val="Emphasis"/>
          <w:i w:val="0"/>
          <w:iCs w:val="0"/>
        </w:rPr>
        <w:t>BOOT.bin</w:t>
      </w:r>
      <w:proofErr w:type="spellEnd"/>
      <w:r>
        <w:rPr>
          <w:rStyle w:val="Emphasis"/>
          <w:i w:val="0"/>
          <w:iCs w:val="0"/>
        </w:rPr>
        <w:t xml:space="preserve"> and </w:t>
      </w:r>
      <w:proofErr w:type="spellStart"/>
      <w:r>
        <w:rPr>
          <w:rStyle w:val="Emphasis"/>
          <w:i w:val="0"/>
          <w:iCs w:val="0"/>
        </w:rPr>
        <w:t>image.ub</w:t>
      </w:r>
      <w:proofErr w:type="spellEnd"/>
      <w:r>
        <w:rPr>
          <w:rStyle w:val="Emphasis"/>
          <w:i w:val="0"/>
          <w:iCs w:val="0"/>
        </w:rPr>
        <w:t xml:space="preserve"> to the SD card boot partition.  These files </w:t>
      </w:r>
      <w:proofErr w:type="gramStart"/>
      <w:r>
        <w:rPr>
          <w:rStyle w:val="Emphasis"/>
          <w:i w:val="0"/>
          <w:iCs w:val="0"/>
        </w:rPr>
        <w:t>are located in</w:t>
      </w:r>
      <w:proofErr w:type="gramEnd"/>
      <w:r>
        <w:rPr>
          <w:rStyle w:val="Emphasis"/>
          <w:i w:val="0"/>
          <w:iCs w:val="0"/>
        </w:rPr>
        <w:t xml:space="preserve"> the &lt;</w:t>
      </w:r>
      <w:proofErr w:type="spellStart"/>
      <w:r>
        <w:rPr>
          <w:rStyle w:val="Emphasis"/>
        </w:rPr>
        <w:t>PetaLinux</w:t>
      </w:r>
      <w:proofErr w:type="spellEnd"/>
      <w:r>
        <w:rPr>
          <w:rStyle w:val="Emphasis"/>
        </w:rPr>
        <w:t xml:space="preserve"> project directory&gt;/image/</w:t>
      </w:r>
      <w:proofErr w:type="spellStart"/>
      <w:r>
        <w:rPr>
          <w:rStyle w:val="Emphasis"/>
        </w:rPr>
        <w:t>linux</w:t>
      </w:r>
      <w:proofErr w:type="spellEnd"/>
      <w:r>
        <w:rPr>
          <w:rStyle w:val="Emphasis"/>
        </w:rPr>
        <w:t>/</w:t>
      </w:r>
    </w:p>
    <w:p w14:paraId="10BE3EE0" w14:textId="77777777" w:rsidR="00B265DF" w:rsidRDefault="00B265DF">
      <w:pPr>
        <w:spacing w:line="240" w:lineRule="auto"/>
        <w:contextualSpacing/>
      </w:pPr>
    </w:p>
    <w:p w14:paraId="6D7ED09E" w14:textId="77777777" w:rsidR="00B265DF" w:rsidRDefault="00000000">
      <w:pPr>
        <w:spacing w:line="240" w:lineRule="auto"/>
        <w:contextualSpacing/>
        <w:rPr>
          <w:del w:id="99" w:author="Unknown Author" w:date="2025-01-23T14:12:00Z"/>
        </w:rPr>
      </w:pPr>
      <w:r>
        <w:rPr>
          <w:rStyle w:val="Emphasis"/>
          <w:i w:val="0"/>
          <w:iCs w:val="0"/>
        </w:rPr>
        <w:t xml:space="preserve">Flash the new </w:t>
      </w:r>
      <w:proofErr w:type="gramStart"/>
      <w:r>
        <w:rPr>
          <w:rStyle w:val="Emphasis"/>
          <w:i w:val="0"/>
          <w:iCs w:val="0"/>
        </w:rPr>
        <w:t>rootfs.ext</w:t>
      </w:r>
      <w:proofErr w:type="gramEnd"/>
      <w:r>
        <w:rPr>
          <w:rStyle w:val="Emphasis"/>
          <w:i w:val="0"/>
          <w:iCs w:val="0"/>
        </w:rPr>
        <w:t>4 onto t</w:t>
      </w:r>
      <w:ins w:id="100" w:author="Unknown Author" w:date="2025-01-23T14:12:00Z">
        <w:r>
          <w:rPr>
            <w:rStyle w:val="Emphasis"/>
            <w:i w:val="0"/>
            <w:iCs w:val="0"/>
          </w:rPr>
          <w:t>he</w:t>
        </w:r>
      </w:ins>
      <w:del w:id="101" w:author="Unknown Author" w:date="2025-01-23T14:12:00Z">
        <w:r>
          <w:rPr>
            <w:rStyle w:val="Emphasis"/>
            <w:i w:val="0"/>
            <w:iCs w:val="0"/>
          </w:rPr>
          <w:delText>e</w:delText>
        </w:r>
      </w:del>
      <w:r>
        <w:rPr>
          <w:rStyle w:val="Emphasis"/>
          <w:i w:val="0"/>
          <w:iCs w:val="0"/>
        </w:rPr>
        <w:t xml:space="preserve"> SD card root partition</w:t>
      </w:r>
    </w:p>
    <w:p w14:paraId="351634E9" w14:textId="77777777" w:rsidR="00B265DF" w:rsidRDefault="00000000">
      <w:pPr>
        <w:spacing w:line="240" w:lineRule="auto"/>
        <w:contextualSpacing/>
      </w:pPr>
      <w:del w:id="102" w:author="Unknown Author" w:date="2025-01-23T14:12:00Z">
        <w:r>
          <w:rPr>
            <w:rStyle w:val="Emphasis"/>
            <w:i w:val="0"/>
            <w:iCs w:val="0"/>
          </w:rPr>
          <w:delText>sudo dd if=images/linux/rootfs.ext4 of=/dev/mmcblk0p2</w:delText>
        </w:r>
      </w:del>
    </w:p>
    <w:p w14:paraId="2FF89DB2" w14:textId="77777777" w:rsidR="00B265DF" w:rsidRDefault="00000000">
      <w:pPr>
        <w:spacing w:line="240" w:lineRule="auto"/>
        <w:contextualSpacing/>
      </w:pPr>
      <w:ins w:id="103" w:author="Unknown Author" w:date="2025-01-23T14:12:00Z">
        <w:r>
          <w:rPr>
            <w:rStyle w:val="Emphasis"/>
            <w:i w:val="0"/>
            <w:iCs w:val="0"/>
          </w:rPr>
          <w:t>For built-in SD card slot:</w:t>
        </w:r>
      </w:ins>
    </w:p>
    <w:p w14:paraId="6FC68157" w14:textId="77777777" w:rsidR="00B265DF" w:rsidRDefault="00000000">
      <w:pPr>
        <w:spacing w:line="240" w:lineRule="auto"/>
        <w:contextualSpacing/>
      </w:pPr>
      <w:proofErr w:type="spellStart"/>
      <w:ins w:id="104" w:author="Unknown Author" w:date="2025-01-23T14:12:00Z">
        <w:r>
          <w:rPr>
            <w:rStyle w:val="Emphasis"/>
            <w:i w:val="0"/>
            <w:iCs w:val="0"/>
          </w:rPr>
          <w:t>sudo</w:t>
        </w:r>
        <w:proofErr w:type="spellEnd"/>
        <w:r>
          <w:rPr>
            <w:rStyle w:val="Emphasis"/>
            <w:i w:val="0"/>
            <w:iCs w:val="0"/>
          </w:rPr>
          <w:t xml:space="preserve"> dd if=images/</w:t>
        </w:r>
        <w:proofErr w:type="spellStart"/>
        <w:r>
          <w:rPr>
            <w:rStyle w:val="Emphasis"/>
            <w:i w:val="0"/>
            <w:iCs w:val="0"/>
          </w:rPr>
          <w:t>linux</w:t>
        </w:r>
        <w:proofErr w:type="spellEnd"/>
        <w:r>
          <w:rPr>
            <w:rStyle w:val="Emphasis"/>
            <w:i w:val="0"/>
            <w:iCs w:val="0"/>
          </w:rPr>
          <w:t>/rootfs.ext4 of=/dev/mmcblk0p2</w:t>
        </w:r>
      </w:ins>
    </w:p>
    <w:p w14:paraId="2D5CD1FB" w14:textId="77777777" w:rsidR="00B265DF" w:rsidRDefault="00B265DF">
      <w:pPr>
        <w:spacing w:line="240" w:lineRule="auto"/>
        <w:contextualSpacing/>
        <w:rPr>
          <w:ins w:id="105" w:author="Unknown Author" w:date="2025-01-23T14:12:00Z"/>
          <w:rStyle w:val="Emphasis"/>
          <w:i w:val="0"/>
          <w:iCs w:val="0"/>
        </w:rPr>
      </w:pPr>
    </w:p>
    <w:p w14:paraId="5CF048E6" w14:textId="77777777" w:rsidR="00B265DF" w:rsidRDefault="00000000">
      <w:pPr>
        <w:spacing w:line="240" w:lineRule="auto"/>
        <w:contextualSpacing/>
      </w:pPr>
      <w:ins w:id="106" w:author="Unknown Author" w:date="2025-01-23T14:12:00Z">
        <w:r>
          <w:rPr>
            <w:rStyle w:val="Emphasis"/>
            <w:i w:val="0"/>
            <w:iCs w:val="0"/>
          </w:rPr>
          <w:t>For external USB SD card reader:</w:t>
        </w:r>
      </w:ins>
    </w:p>
    <w:p w14:paraId="09297AAC" w14:textId="77777777" w:rsidR="00B265DF" w:rsidRDefault="00000000">
      <w:pPr>
        <w:spacing w:line="240" w:lineRule="auto"/>
        <w:contextualSpacing/>
      </w:pPr>
      <w:ins w:id="107" w:author="Unknown Author" w:date="2025-01-23T14:12:00Z">
        <w:r>
          <w:rPr>
            <w:rStyle w:val="Emphasis"/>
            <w:i w:val="0"/>
            <w:iCs w:val="0"/>
          </w:rPr>
          <w:t>ls /dev/</w:t>
        </w:r>
        <w:proofErr w:type="spellStart"/>
        <w:r>
          <w:rPr>
            <w:rStyle w:val="Emphasis"/>
            <w:i w:val="0"/>
            <w:iCs w:val="0"/>
          </w:rPr>
          <w:t>sd</w:t>
        </w:r>
        <w:proofErr w:type="spellEnd"/>
        <w:r>
          <w:rPr>
            <w:rStyle w:val="Emphasis"/>
            <w:i w:val="0"/>
            <w:iCs w:val="0"/>
          </w:rPr>
          <w:t xml:space="preserve">* to determine the name of the device </w:t>
        </w:r>
        <w:proofErr w:type="spellStart"/>
        <w:r>
          <w:rPr>
            <w:rStyle w:val="Emphasis"/>
            <w:i w:val="0"/>
            <w:iCs w:val="0"/>
          </w:rPr>
          <w:t>e.g</w:t>
        </w:r>
        <w:proofErr w:type="spellEnd"/>
        <w:r>
          <w:rPr>
            <w:rStyle w:val="Emphasis"/>
            <w:i w:val="0"/>
            <w:iCs w:val="0"/>
          </w:rPr>
          <w:t xml:space="preserve"> </w:t>
        </w:r>
        <w:proofErr w:type="spellStart"/>
        <w:r>
          <w:rPr>
            <w:rStyle w:val="Emphasis"/>
            <w:i w:val="0"/>
            <w:iCs w:val="0"/>
          </w:rPr>
          <w:t>sda</w:t>
        </w:r>
        <w:proofErr w:type="spellEnd"/>
        <w:r>
          <w:rPr>
            <w:rStyle w:val="Emphasis"/>
            <w:i w:val="0"/>
            <w:iCs w:val="0"/>
          </w:rPr>
          <w:t xml:space="preserve"> or </w:t>
        </w:r>
        <w:proofErr w:type="spellStart"/>
        <w:r>
          <w:rPr>
            <w:rStyle w:val="Emphasis"/>
            <w:i w:val="0"/>
            <w:iCs w:val="0"/>
          </w:rPr>
          <w:t>sdb</w:t>
        </w:r>
      </w:ins>
      <w:proofErr w:type="spellEnd"/>
    </w:p>
    <w:p w14:paraId="1753C72B" w14:textId="77777777" w:rsidR="00B265DF" w:rsidRDefault="00000000">
      <w:pPr>
        <w:spacing w:line="240" w:lineRule="auto"/>
        <w:contextualSpacing/>
      </w:pPr>
      <w:proofErr w:type="spellStart"/>
      <w:ins w:id="108" w:author="Unknown Author" w:date="2025-01-23T14:12:00Z">
        <w:r>
          <w:rPr>
            <w:rStyle w:val="Emphasis"/>
            <w:i w:val="0"/>
            <w:iCs w:val="0"/>
          </w:rPr>
          <w:t>sudo</w:t>
        </w:r>
        <w:proofErr w:type="spellEnd"/>
        <w:r>
          <w:rPr>
            <w:rStyle w:val="Emphasis"/>
            <w:i w:val="0"/>
            <w:iCs w:val="0"/>
          </w:rPr>
          <w:t xml:space="preserve"> dd if=images/</w:t>
        </w:r>
        <w:proofErr w:type="spellStart"/>
        <w:r>
          <w:rPr>
            <w:rStyle w:val="Emphasis"/>
            <w:i w:val="0"/>
            <w:iCs w:val="0"/>
          </w:rPr>
          <w:t>linux</w:t>
        </w:r>
        <w:proofErr w:type="spellEnd"/>
        <w:r>
          <w:rPr>
            <w:rStyle w:val="Emphasis"/>
            <w:i w:val="0"/>
            <w:iCs w:val="0"/>
          </w:rPr>
          <w:t>/rootfs.ext4 of=/dev/sda2</w:t>
        </w:r>
      </w:ins>
      <w:r>
        <w:br w:type="page"/>
      </w:r>
    </w:p>
    <w:p w14:paraId="040C7652" w14:textId="77777777" w:rsidR="00B265DF" w:rsidRDefault="00000000">
      <w:pPr>
        <w:spacing w:line="240" w:lineRule="auto"/>
        <w:contextualSpacing/>
        <w:rPr>
          <w:ins w:id="109" w:author="Unknown Author" w:date="2025-05-19T11:16:00Z"/>
          <w:b/>
          <w:bCs/>
        </w:rPr>
      </w:pPr>
      <w:ins w:id="110" w:author="Unknown Author" w:date="2025-05-19T11:16:00Z">
        <w:r>
          <w:rPr>
            <w:b/>
            <w:bCs/>
          </w:rPr>
          <w:lastRenderedPageBreak/>
          <w:t>Steps to create a project from a template</w:t>
        </w:r>
      </w:ins>
    </w:p>
    <w:p w14:paraId="6D23D604" w14:textId="77777777" w:rsidR="00B265DF" w:rsidRDefault="00B265DF">
      <w:pPr>
        <w:spacing w:line="240" w:lineRule="auto"/>
        <w:contextualSpacing/>
      </w:pPr>
    </w:p>
    <w:p w14:paraId="12D65A6E" w14:textId="77777777" w:rsidR="00B265DF" w:rsidRDefault="00000000">
      <w:pPr>
        <w:spacing w:line="240" w:lineRule="auto"/>
        <w:contextualSpacing/>
      </w:pPr>
      <w:ins w:id="111" w:author="Unknown Author" w:date="2025-05-19T11:16:00Z">
        <w:r>
          <w:t xml:space="preserve">Note:  </w:t>
        </w:r>
        <w:proofErr w:type="gramStart"/>
        <w:r>
          <w:t>This procedures</w:t>
        </w:r>
        <w:proofErr w:type="gramEnd"/>
        <w:r>
          <w:t xml:space="preserve"> assume that </w:t>
        </w:r>
        <w:proofErr w:type="spellStart"/>
        <w:r>
          <w:t>Petalinux</w:t>
        </w:r>
        <w:proofErr w:type="spellEnd"/>
        <w:r>
          <w:t xml:space="preserve"> has been installed and </w:t>
        </w:r>
        <w:proofErr w:type="gramStart"/>
        <w:r>
          <w:t>all of</w:t>
        </w:r>
        <w:proofErr w:type="gramEnd"/>
        <w:r>
          <w:t xml:space="preserve"> the necessary Linux SW packages have been installed.  Missing Linux SW packages will be prompted when running these </w:t>
        </w:r>
        <w:proofErr w:type="spellStart"/>
        <w:r>
          <w:t>petalinux</w:t>
        </w:r>
        <w:proofErr w:type="spellEnd"/>
        <w:r>
          <w:t xml:space="preserve"> commands</w:t>
        </w:r>
      </w:ins>
    </w:p>
    <w:p w14:paraId="4457F4EB" w14:textId="77777777" w:rsidR="00B265DF" w:rsidRDefault="00B265DF">
      <w:pPr>
        <w:spacing w:line="240" w:lineRule="auto"/>
        <w:contextualSpacing/>
      </w:pPr>
    </w:p>
    <w:p w14:paraId="7D5BB5BB" w14:textId="77777777" w:rsidR="00B265DF" w:rsidRDefault="00000000">
      <w:pPr>
        <w:pStyle w:val="BodyText"/>
        <w:spacing w:after="160"/>
        <w:contextualSpacing/>
      </w:pPr>
      <w:ins w:id="112" w:author="Unknown Author" w:date="2025-05-19T11:16:00Z">
        <w:r>
          <w:t>Source the shell:</w:t>
        </w:r>
      </w:ins>
    </w:p>
    <w:p w14:paraId="4257C962" w14:textId="77777777" w:rsidR="00B265DF" w:rsidRDefault="00000000">
      <w:pPr>
        <w:pStyle w:val="BodyText"/>
        <w:spacing w:after="160"/>
        <w:contextualSpacing/>
      </w:pPr>
      <w:ins w:id="113" w:author="Unknown Author" w:date="2025-05-19T11:16:00Z">
        <w:r>
          <w:t xml:space="preserve">source &lt;folder </w:t>
        </w:r>
        <w:proofErr w:type="gramStart"/>
        <w:r>
          <w:t>were</w:t>
        </w:r>
        <w:proofErr w:type="gramEnd"/>
        <w:r>
          <w:t xml:space="preserve"> </w:t>
        </w:r>
        <w:proofErr w:type="spellStart"/>
        <w:r>
          <w:t>petalinux</w:t>
        </w:r>
        <w:proofErr w:type="spellEnd"/>
        <w:r>
          <w:t xml:space="preserve"> is install&gt;/settings.sh</w:t>
        </w:r>
        <w:r>
          <w:br/>
        </w:r>
        <w:r>
          <w:br/>
          <w:t>To use an existing BSP:</w:t>
        </w:r>
      </w:ins>
    </w:p>
    <w:p w14:paraId="3CD59795" w14:textId="77777777" w:rsidR="00B265DF" w:rsidRDefault="00000000">
      <w:pPr>
        <w:pStyle w:val="BodyText"/>
        <w:spacing w:after="160"/>
        <w:contextualSpacing/>
        <w:rPr>
          <w:ins w:id="114" w:author="Unknown Author" w:date="2025-05-19T11:16:00Z"/>
          <w:b/>
          <w:bCs/>
        </w:rPr>
      </w:pPr>
      <w:proofErr w:type="spellStart"/>
      <w:ins w:id="115" w:author="Unknown Author" w:date="2025-05-19T11:16:00Z">
        <w:r>
          <w:rPr>
            <w:b/>
            <w:bCs/>
          </w:rPr>
          <w:t>petalinux</w:t>
        </w:r>
        <w:proofErr w:type="spellEnd"/>
        <w:r>
          <w:rPr>
            <w:b/>
            <w:bCs/>
          </w:rPr>
          <w:t xml:space="preserve">-create project --template </w:t>
        </w:r>
        <w:proofErr w:type="spellStart"/>
        <w:r>
          <w:rPr>
            <w:b/>
            <w:bCs/>
          </w:rPr>
          <w:t>zynqMP</w:t>
        </w:r>
        <w:proofErr w:type="spellEnd"/>
        <w:r>
          <w:rPr>
            <w:b/>
            <w:bCs/>
          </w:rPr>
          <w:t xml:space="preserve"> –name &lt;PROLECT_NAME&gt;</w:t>
        </w:r>
      </w:ins>
    </w:p>
    <w:p w14:paraId="692506F1" w14:textId="77777777" w:rsidR="00B265DF" w:rsidRDefault="00B265DF">
      <w:pPr>
        <w:pStyle w:val="BodyText"/>
        <w:spacing w:after="160"/>
        <w:contextualSpacing/>
        <w:rPr>
          <w:ins w:id="116" w:author="Unknown Author" w:date="2025-05-19T11:16:00Z"/>
          <w:b/>
          <w:bCs/>
        </w:rPr>
      </w:pPr>
    </w:p>
    <w:p w14:paraId="4C884742" w14:textId="77777777" w:rsidR="00B265DF" w:rsidRDefault="00000000">
      <w:pPr>
        <w:pStyle w:val="BodyText"/>
        <w:spacing w:after="160"/>
        <w:contextualSpacing/>
      </w:pPr>
      <w:ins w:id="117" w:author="Unknown Author" w:date="2025-05-19T11:16:00Z">
        <w:r>
          <w:t xml:space="preserve">Add </w:t>
        </w:r>
        <w:proofErr w:type="spellStart"/>
        <w:r>
          <w:rPr>
            <w:b/>
            <w:bCs/>
          </w:rPr>
          <w:t>MACHINE_</w:t>
        </w:r>
        <w:proofErr w:type="gramStart"/>
        <w:r>
          <w:rPr>
            <w:b/>
            <w:bCs/>
          </w:rPr>
          <w:t>FEATURES:append</w:t>
        </w:r>
        <w:proofErr w:type="spellEnd"/>
        <w:proofErr w:type="gramEnd"/>
        <w:r>
          <w:rPr>
            <w:b/>
            <w:bCs/>
          </w:rPr>
          <w:t xml:space="preserve"> = " </w:t>
        </w:r>
        <w:proofErr w:type="spellStart"/>
        <w:r>
          <w:rPr>
            <w:b/>
            <w:bCs/>
          </w:rPr>
          <w:t>vcu</w:t>
        </w:r>
        <w:proofErr w:type="spellEnd"/>
        <w:proofErr w:type="gramStart"/>
        <w:r>
          <w:rPr>
            <w:b/>
            <w:bCs/>
          </w:rPr>
          <w:t>"</w:t>
        </w:r>
        <w:r>
          <w:t xml:space="preserve">  to</w:t>
        </w:r>
        <w:proofErr w:type="gramEnd"/>
        <w:r>
          <w:t xml:space="preserve"> </w:t>
        </w:r>
        <w:r>
          <w:rPr>
            <w:rStyle w:val="SourceText"/>
            <w:rFonts w:eastAsia="Calibri"/>
          </w:rPr>
          <w:t>project-spec\meta-user\conf\</w:t>
        </w:r>
        <w:proofErr w:type="spellStart"/>
        <w:r>
          <w:rPr>
            <w:rStyle w:val="SourceText"/>
            <w:rFonts w:eastAsia="Calibri"/>
          </w:rPr>
          <w:t>petalinuxbsp.conf</w:t>
        </w:r>
        <w:proofErr w:type="spellEnd"/>
        <w:r>
          <w:rPr>
            <w:rStyle w:val="SourceText"/>
            <w:rFonts w:eastAsia="Calibri"/>
          </w:rPr>
          <w:t xml:space="preserve"> </w:t>
        </w:r>
      </w:ins>
    </w:p>
    <w:p w14:paraId="2322848C" w14:textId="77777777" w:rsidR="00B265DF" w:rsidRDefault="00B265DF">
      <w:pPr>
        <w:pStyle w:val="BodyText"/>
        <w:spacing w:after="160"/>
        <w:contextualSpacing/>
        <w:rPr>
          <w:ins w:id="118" w:author="Unknown Author" w:date="2025-05-19T11:16:00Z"/>
          <w:rStyle w:val="SourceText"/>
          <w:rFonts w:eastAsia="Calibri"/>
        </w:rPr>
      </w:pPr>
    </w:p>
    <w:p w14:paraId="7E43B2F7" w14:textId="77777777" w:rsidR="00B265DF" w:rsidRDefault="00000000">
      <w:pPr>
        <w:pStyle w:val="BodyText"/>
        <w:spacing w:after="160"/>
        <w:contextualSpacing/>
      </w:pPr>
      <w:ins w:id="119" w:author="Unknown Author" w:date="2025-05-19T11:16:00Z">
        <w:r>
          <w:rPr>
            <w:rStyle w:val="SourceText"/>
            <w:rFonts w:eastAsia="Calibri"/>
          </w:rPr>
          <w:t>Add to project-spec\meta-user\recipes-bsp\device-tree\files\system-user.dtsi</w:t>
        </w:r>
      </w:ins>
    </w:p>
    <w:p w14:paraId="0635B235" w14:textId="77777777" w:rsidR="00B265DF" w:rsidRDefault="00000000">
      <w:pPr>
        <w:pStyle w:val="PreformattedText"/>
        <w:spacing w:after="160" w:line="240" w:lineRule="auto"/>
        <w:contextualSpacing/>
      </w:pPr>
      <w:ins w:id="120" w:author="Unknown Author" w:date="2025-06-10T13:10:00Z">
        <w:r>
          <w:rPr>
            <w:rStyle w:val="SourceText"/>
            <w:rFonts w:eastAsia="Calibri"/>
            <w:color w:val="000000"/>
            <w:sz w:val="22"/>
            <w:szCs w:val="22"/>
            <w:highlight w:val="white"/>
          </w:rPr>
          <w:t>&amp;sdhci1 {</w:t>
        </w:r>
      </w:ins>
    </w:p>
    <w:p w14:paraId="55025420" w14:textId="77777777" w:rsidR="00B265DF" w:rsidRDefault="00000000">
      <w:pPr>
        <w:pStyle w:val="PreformattedText"/>
        <w:rPr>
          <w:ins w:id="121" w:author="Unknown Author" w:date="2025-06-10T13:10:00Z"/>
          <w:color w:val="000000"/>
          <w:highlight w:val="white"/>
        </w:rPr>
      </w:pPr>
      <w:ins w:id="122" w:author="Unknown Author" w:date="2025-06-10T13:10:00Z">
        <w:r>
          <w:rPr>
            <w:color w:val="000000"/>
            <w:highlight w:val="white"/>
          </w:rPr>
          <w:t xml:space="preserve">        no-1-8-</w:t>
        </w:r>
        <w:proofErr w:type="gramStart"/>
        <w:r>
          <w:rPr>
            <w:color w:val="000000"/>
            <w:highlight w:val="white"/>
          </w:rPr>
          <w:t>v;</w:t>
        </w:r>
        <w:proofErr w:type="gramEnd"/>
      </w:ins>
    </w:p>
    <w:p w14:paraId="5562244B" w14:textId="77777777" w:rsidR="00B265DF" w:rsidRDefault="00000000">
      <w:pPr>
        <w:pStyle w:val="PreformattedText"/>
        <w:rPr>
          <w:ins w:id="123" w:author="Unknown Author" w:date="2025-06-10T13:10:00Z"/>
          <w:color w:val="000000"/>
          <w:highlight w:val="white"/>
        </w:rPr>
      </w:pPr>
      <w:ins w:id="124" w:author="Unknown Author" w:date="2025-06-10T13:10:00Z">
        <w:r>
          <w:rPr>
            <w:color w:val="000000"/>
            <w:highlight w:val="white"/>
          </w:rPr>
          <w:t xml:space="preserve">        bus-width = &lt;4</w:t>
        </w:r>
        <w:proofErr w:type="gramStart"/>
        <w:r>
          <w:rPr>
            <w:color w:val="000000"/>
            <w:highlight w:val="white"/>
          </w:rPr>
          <w:t>&gt;;</w:t>
        </w:r>
        <w:proofErr w:type="gramEnd"/>
      </w:ins>
    </w:p>
    <w:p w14:paraId="311734D4" w14:textId="77777777" w:rsidR="00B265DF" w:rsidRDefault="00000000">
      <w:pPr>
        <w:pStyle w:val="PreformattedText"/>
        <w:rPr>
          <w:ins w:id="125" w:author="Unknown Author" w:date="2025-06-10T13:10:00Z"/>
          <w:color w:val="000000"/>
          <w:highlight w:val="white"/>
        </w:rPr>
      </w:pPr>
      <w:ins w:id="126" w:author="Unknown Author" w:date="2025-06-10T13:10:00Z">
        <w:r>
          <w:rPr>
            <w:color w:val="000000"/>
            <w:highlight w:val="white"/>
          </w:rPr>
          <w:t xml:space="preserve">        disable-</w:t>
        </w:r>
        <w:proofErr w:type="gramStart"/>
        <w:r>
          <w:rPr>
            <w:color w:val="000000"/>
            <w:highlight w:val="white"/>
          </w:rPr>
          <w:t>wp;</w:t>
        </w:r>
        <w:proofErr w:type="gramEnd"/>
      </w:ins>
    </w:p>
    <w:p w14:paraId="62526BDA" w14:textId="77777777" w:rsidR="00B265DF" w:rsidRDefault="00000000">
      <w:pPr>
        <w:pStyle w:val="PreformattedText"/>
        <w:rPr>
          <w:ins w:id="127" w:author="Unknown Author" w:date="2025-06-10T13:10:00Z"/>
          <w:color w:val="000000"/>
          <w:highlight w:val="white"/>
        </w:rPr>
      </w:pPr>
      <w:ins w:id="128" w:author="Unknown Author" w:date="2025-06-10T13:10:00Z">
        <w:r>
          <w:rPr>
            <w:color w:val="000000"/>
            <w:highlight w:val="white"/>
          </w:rPr>
          <w:t xml:space="preserve">        cd-</w:t>
        </w:r>
        <w:proofErr w:type="spellStart"/>
        <w:r>
          <w:rPr>
            <w:color w:val="000000"/>
            <w:highlight w:val="white"/>
          </w:rPr>
          <w:t>gpios</w:t>
        </w:r>
        <w:proofErr w:type="spellEnd"/>
        <w:r>
          <w:rPr>
            <w:color w:val="000000"/>
            <w:highlight w:val="white"/>
          </w:rPr>
          <w:t xml:space="preserve"> = &lt;&amp;</w:t>
        </w:r>
        <w:proofErr w:type="spellStart"/>
        <w:r>
          <w:rPr>
            <w:color w:val="000000"/>
            <w:highlight w:val="white"/>
          </w:rPr>
          <w:t>gpio</w:t>
        </w:r>
        <w:proofErr w:type="spellEnd"/>
        <w:r>
          <w:rPr>
            <w:color w:val="000000"/>
            <w:highlight w:val="white"/>
          </w:rPr>
          <w:t xml:space="preserve"> 45 1</w:t>
        </w:r>
        <w:proofErr w:type="gramStart"/>
        <w:r>
          <w:rPr>
            <w:color w:val="000000"/>
            <w:highlight w:val="white"/>
          </w:rPr>
          <w:t xml:space="preserve">&gt;;   </w:t>
        </w:r>
        <w:proofErr w:type="gramEnd"/>
        <w:r>
          <w:rPr>
            <w:color w:val="000000"/>
            <w:highlight w:val="white"/>
          </w:rPr>
          <w:t xml:space="preserve">     // cd-</w:t>
        </w:r>
        <w:proofErr w:type="spellStart"/>
        <w:r>
          <w:rPr>
            <w:color w:val="000000"/>
            <w:highlight w:val="white"/>
          </w:rPr>
          <w:t>gpios</w:t>
        </w:r>
        <w:proofErr w:type="spellEnd"/>
        <w:r>
          <w:rPr>
            <w:color w:val="000000"/>
            <w:highlight w:val="white"/>
          </w:rPr>
          <w:t xml:space="preserve"> = &lt;&amp;</w:t>
        </w:r>
        <w:proofErr w:type="spellStart"/>
        <w:r>
          <w:rPr>
            <w:color w:val="000000"/>
            <w:highlight w:val="white"/>
          </w:rPr>
          <w:t>gpio</w:t>
        </w:r>
        <w:proofErr w:type="spellEnd"/>
        <w:r>
          <w:rPr>
            <w:color w:val="000000"/>
            <w:highlight w:val="white"/>
          </w:rPr>
          <w:t xml:space="preserve"> 45 </w:t>
        </w:r>
        <w:r>
          <w:rPr>
            <w:color w:val="000000"/>
            <w:highlight w:val="white"/>
          </w:rPr>
          <w:tab/>
        </w:r>
        <w:r>
          <w:rPr>
            <w:color w:val="000000"/>
            <w:highlight w:val="white"/>
          </w:rPr>
          <w:tab/>
          <w:t xml:space="preserve">   </w:t>
        </w:r>
        <w:proofErr w:type="gramStart"/>
        <w:r>
          <w:rPr>
            <w:color w:val="000000"/>
            <w:highlight w:val="white"/>
          </w:rPr>
          <w:tab/>
          <w:t xml:space="preserve">  GPIO</w:t>
        </w:r>
        <w:proofErr w:type="gramEnd"/>
        <w:r>
          <w:rPr>
            <w:color w:val="000000"/>
            <w:highlight w:val="white"/>
          </w:rPr>
          <w:t>_ACTIVE_LOW</w:t>
        </w:r>
        <w:proofErr w:type="gramStart"/>
        <w:r>
          <w:rPr>
            <w:color w:val="000000"/>
            <w:highlight w:val="white"/>
          </w:rPr>
          <w:t>&gt;;</w:t>
        </w:r>
        <w:proofErr w:type="gramEnd"/>
      </w:ins>
    </w:p>
    <w:p w14:paraId="0F0064F0" w14:textId="77777777" w:rsidR="00B265DF" w:rsidRDefault="00000000">
      <w:pPr>
        <w:pStyle w:val="PreformattedText"/>
        <w:rPr>
          <w:ins w:id="129" w:author="Unknown Author" w:date="2025-06-10T13:10:00Z"/>
          <w:color w:val="000000"/>
          <w:highlight w:val="white"/>
        </w:rPr>
      </w:pPr>
      <w:ins w:id="130" w:author="Unknown Author" w:date="2025-06-10T13:10:00Z">
        <w:r>
          <w:rPr>
            <w:color w:val="000000"/>
            <w:highlight w:val="white"/>
          </w:rPr>
          <w:t xml:space="preserve">        cd-debounce-delay-</w:t>
        </w:r>
        <w:proofErr w:type="spellStart"/>
        <w:r>
          <w:rPr>
            <w:color w:val="000000"/>
            <w:highlight w:val="white"/>
          </w:rPr>
          <w:t>ms</w:t>
        </w:r>
        <w:proofErr w:type="spellEnd"/>
        <w:r>
          <w:rPr>
            <w:color w:val="000000"/>
            <w:highlight w:val="white"/>
          </w:rPr>
          <w:t xml:space="preserve"> = &lt;500</w:t>
        </w:r>
        <w:proofErr w:type="gramStart"/>
        <w:r>
          <w:rPr>
            <w:color w:val="000000"/>
            <w:highlight w:val="white"/>
          </w:rPr>
          <w:t>&gt;;</w:t>
        </w:r>
        <w:proofErr w:type="gramEnd"/>
      </w:ins>
    </w:p>
    <w:p w14:paraId="1D2CFD64" w14:textId="77777777" w:rsidR="00B265DF" w:rsidRDefault="00000000">
      <w:pPr>
        <w:pStyle w:val="PreformattedText"/>
        <w:rPr>
          <w:ins w:id="131" w:author="Unknown Author" w:date="2025-06-10T13:10:00Z"/>
          <w:color w:val="000000"/>
          <w:highlight w:val="white"/>
        </w:rPr>
      </w:pPr>
      <w:ins w:id="132" w:author="Unknown Author" w:date="2025-06-10T13:10:00Z">
        <w:r>
          <w:rPr>
            <w:color w:val="000000"/>
            <w:highlight w:val="white"/>
          </w:rPr>
          <w:t xml:space="preserve">        max-frequency = &lt;100000000</w:t>
        </w:r>
        <w:proofErr w:type="gramStart"/>
        <w:r>
          <w:rPr>
            <w:color w:val="000000"/>
            <w:highlight w:val="white"/>
          </w:rPr>
          <w:t>&gt;;</w:t>
        </w:r>
        <w:proofErr w:type="gramEnd"/>
      </w:ins>
    </w:p>
    <w:p w14:paraId="6201B3A0" w14:textId="77777777" w:rsidR="00B265DF" w:rsidRDefault="00000000">
      <w:pPr>
        <w:pStyle w:val="PreformattedText"/>
        <w:rPr>
          <w:ins w:id="133" w:author="Unknown Author" w:date="2025-06-10T13:10:00Z"/>
          <w:color w:val="000000"/>
          <w:highlight w:val="white"/>
        </w:rPr>
      </w:pPr>
      <w:ins w:id="134" w:author="Unknown Author" w:date="2025-06-10T13:10:00Z">
        <w:r>
          <w:rPr>
            <w:color w:val="000000"/>
            <w:highlight w:val="white"/>
          </w:rPr>
          <w:t xml:space="preserve">        cap-</w:t>
        </w:r>
        <w:proofErr w:type="spellStart"/>
        <w:r>
          <w:rPr>
            <w:color w:val="000000"/>
            <w:highlight w:val="white"/>
          </w:rPr>
          <w:t>sd</w:t>
        </w:r>
        <w:proofErr w:type="spellEnd"/>
        <w:r>
          <w:rPr>
            <w:color w:val="000000"/>
            <w:highlight w:val="white"/>
          </w:rPr>
          <w:t>-</w:t>
        </w:r>
        <w:proofErr w:type="gramStart"/>
        <w:r>
          <w:rPr>
            <w:color w:val="000000"/>
            <w:highlight w:val="white"/>
          </w:rPr>
          <w:t>highspeed;</w:t>
        </w:r>
        <w:proofErr w:type="gramEnd"/>
      </w:ins>
    </w:p>
    <w:p w14:paraId="7654FA35" w14:textId="77777777" w:rsidR="00B265DF" w:rsidRDefault="00000000">
      <w:pPr>
        <w:pStyle w:val="PreformattedText"/>
        <w:rPr>
          <w:ins w:id="135" w:author="Unknown Author" w:date="2025-06-10T13:10:00Z"/>
          <w:color w:val="000000"/>
          <w:highlight w:val="white"/>
        </w:rPr>
      </w:pPr>
      <w:ins w:id="136" w:author="Unknown Author" w:date="2025-06-10T13:10:00Z">
        <w:r>
          <w:rPr>
            <w:color w:val="000000"/>
            <w:highlight w:val="white"/>
          </w:rPr>
          <w:t xml:space="preserve">        sd-uhs-</w:t>
        </w:r>
        <w:proofErr w:type="gramStart"/>
        <w:r>
          <w:rPr>
            <w:color w:val="000000"/>
            <w:highlight w:val="white"/>
          </w:rPr>
          <w:t>sdr12;</w:t>
        </w:r>
        <w:proofErr w:type="gramEnd"/>
      </w:ins>
    </w:p>
    <w:p w14:paraId="350FB179" w14:textId="77777777" w:rsidR="00B265DF" w:rsidRDefault="00000000">
      <w:pPr>
        <w:pStyle w:val="PreformattedText"/>
        <w:rPr>
          <w:ins w:id="137" w:author="Unknown Author" w:date="2025-06-10T13:10:00Z"/>
          <w:color w:val="000000"/>
          <w:highlight w:val="white"/>
        </w:rPr>
      </w:pPr>
      <w:ins w:id="138" w:author="Unknown Author" w:date="2025-06-10T13:10:00Z">
        <w:r>
          <w:rPr>
            <w:color w:val="000000"/>
            <w:highlight w:val="white"/>
          </w:rPr>
          <w:t xml:space="preserve">        sd-uhs-</w:t>
        </w:r>
        <w:proofErr w:type="gramStart"/>
        <w:r>
          <w:rPr>
            <w:color w:val="000000"/>
            <w:highlight w:val="white"/>
          </w:rPr>
          <w:t>sdr25;</w:t>
        </w:r>
        <w:proofErr w:type="gramEnd"/>
      </w:ins>
    </w:p>
    <w:p w14:paraId="3618504A" w14:textId="77777777" w:rsidR="00B265DF" w:rsidRDefault="00000000">
      <w:pPr>
        <w:pStyle w:val="PreformattedText"/>
        <w:rPr>
          <w:ins w:id="139" w:author="Unknown Author" w:date="2025-06-10T13:10:00Z"/>
          <w:color w:val="000000"/>
          <w:highlight w:val="white"/>
        </w:rPr>
      </w:pPr>
      <w:ins w:id="140" w:author="Unknown Author" w:date="2025-06-10T13:10:00Z">
        <w:r>
          <w:rPr>
            <w:color w:val="000000"/>
            <w:highlight w:val="white"/>
          </w:rPr>
          <w:t xml:space="preserve">        sd-uhs-</w:t>
        </w:r>
        <w:proofErr w:type="gramStart"/>
        <w:r>
          <w:rPr>
            <w:color w:val="000000"/>
            <w:highlight w:val="white"/>
          </w:rPr>
          <w:t>sdr50;</w:t>
        </w:r>
        <w:proofErr w:type="gramEnd"/>
      </w:ins>
    </w:p>
    <w:p w14:paraId="5DCCFED9" w14:textId="77777777" w:rsidR="00B265DF" w:rsidRDefault="00000000">
      <w:pPr>
        <w:pStyle w:val="PreformattedText"/>
        <w:rPr>
          <w:ins w:id="141" w:author="Unknown Author" w:date="2025-06-10T13:10:00Z"/>
          <w:color w:val="000000"/>
          <w:highlight w:val="white"/>
        </w:rPr>
      </w:pPr>
      <w:ins w:id="142" w:author="Unknown Author" w:date="2025-06-10T13:10:00Z">
        <w:r>
          <w:rPr>
            <w:color w:val="000000"/>
            <w:highlight w:val="white"/>
          </w:rPr>
          <w:t xml:space="preserve">        sd-uhs-</w:t>
        </w:r>
        <w:proofErr w:type="gramStart"/>
        <w:r>
          <w:rPr>
            <w:color w:val="000000"/>
            <w:highlight w:val="white"/>
          </w:rPr>
          <w:t>ddr50;</w:t>
        </w:r>
        <w:proofErr w:type="gramEnd"/>
      </w:ins>
    </w:p>
    <w:p w14:paraId="1C59AE1D" w14:textId="77777777" w:rsidR="00B265DF" w:rsidRDefault="00000000">
      <w:pPr>
        <w:pStyle w:val="PreformattedText"/>
        <w:rPr>
          <w:ins w:id="143" w:author="Unknown Author" w:date="2025-06-10T13:10:00Z"/>
          <w:color w:val="000000"/>
          <w:highlight w:val="white"/>
        </w:rPr>
      </w:pPr>
      <w:ins w:id="144" w:author="Unknown Author" w:date="2025-06-10T13:10:00Z">
        <w:r>
          <w:rPr>
            <w:color w:val="000000"/>
            <w:highlight w:val="white"/>
          </w:rPr>
          <w:t xml:space="preserve">        keep-power-in-</w:t>
        </w:r>
        <w:proofErr w:type="gramStart"/>
        <w:r>
          <w:rPr>
            <w:color w:val="000000"/>
            <w:highlight w:val="white"/>
          </w:rPr>
          <w:t>suspend;</w:t>
        </w:r>
        <w:proofErr w:type="gramEnd"/>
      </w:ins>
    </w:p>
    <w:p w14:paraId="37795BDD" w14:textId="77777777" w:rsidR="00B265DF" w:rsidRDefault="00000000">
      <w:pPr>
        <w:pStyle w:val="PreformattedText"/>
        <w:rPr>
          <w:ins w:id="145" w:author="Unknown Author" w:date="2025-06-10T13:10:00Z"/>
          <w:color w:val="000000"/>
          <w:highlight w:val="white"/>
        </w:rPr>
      </w:pPr>
      <w:ins w:id="146" w:author="Unknown Author" w:date="2025-06-10T13:10:00Z">
        <w:r>
          <w:rPr>
            <w:color w:val="000000"/>
            <w:highlight w:val="white"/>
          </w:rPr>
          <w:t xml:space="preserve">        status = "okay</w:t>
        </w:r>
        <w:proofErr w:type="gramStart"/>
        <w:r>
          <w:rPr>
            <w:color w:val="000000"/>
            <w:highlight w:val="white"/>
          </w:rPr>
          <w:t>";</w:t>
        </w:r>
        <w:proofErr w:type="gramEnd"/>
      </w:ins>
    </w:p>
    <w:p w14:paraId="45C5F225" w14:textId="77777777" w:rsidR="00B265DF" w:rsidRDefault="00000000">
      <w:pPr>
        <w:pStyle w:val="PreformattedText"/>
        <w:spacing w:after="283"/>
        <w:rPr>
          <w:ins w:id="147" w:author="Unknown Author" w:date="2025-06-10T13:10:00Z"/>
          <w:color w:val="000000"/>
          <w:highlight w:val="white"/>
        </w:rPr>
      </w:pPr>
      <w:ins w:id="148" w:author="Unknown Author" w:date="2025-06-10T13:10:00Z">
        <w:r>
          <w:rPr>
            <w:color w:val="000000"/>
            <w:highlight w:val="white"/>
          </w:rPr>
          <w:t>};</w:t>
        </w:r>
      </w:ins>
    </w:p>
    <w:p w14:paraId="55E74C82" w14:textId="77777777" w:rsidR="00B265DF" w:rsidRDefault="00000000">
      <w:pPr>
        <w:pStyle w:val="BodyText"/>
        <w:spacing w:after="160"/>
        <w:contextualSpacing/>
        <w:rPr>
          <w:ins w:id="149" w:author="Unknown Author" w:date="2025-07-24T09:16:00Z"/>
          <w:rStyle w:val="SourceText"/>
          <w:rFonts w:eastAsia="Calibri"/>
        </w:rPr>
      </w:pPr>
      <w:ins w:id="150" w:author="Unknown Author" w:date="2025-07-24T09:16:00Z">
        <w:r>
          <w:rPr>
            <w:rStyle w:val="SourceText"/>
          </w:rPr>
          <w:t xml:space="preserve">Update </w:t>
        </w:r>
        <w:r>
          <w:rPr>
            <w:rStyle w:val="SourceText"/>
            <w:rFonts w:eastAsia="Calibri"/>
          </w:rPr>
          <w:t>project-spec\meta-user\recipes-bsp\device-tree\files\system-user.dtsi</w:t>
        </w:r>
      </w:ins>
    </w:p>
    <w:p w14:paraId="256EF39D" w14:textId="77777777" w:rsidR="00B265DF" w:rsidRDefault="00000000">
      <w:pPr>
        <w:pStyle w:val="PreformattedText"/>
        <w:spacing w:after="160" w:line="240" w:lineRule="auto"/>
        <w:contextualSpacing/>
        <w:rPr>
          <w:ins w:id="151" w:author="Unknown Author" w:date="2025-07-24T09:16:00Z"/>
          <w:rFonts w:eastAsia="Calibri"/>
          <w:sz w:val="22"/>
          <w:szCs w:val="22"/>
        </w:rPr>
      </w:pPr>
      <w:proofErr w:type="spellStart"/>
      <w:ins w:id="152" w:author="Unknown Author" w:date="2025-07-24T09:16:00Z">
        <w:r>
          <w:rPr>
            <w:rStyle w:val="SourceText"/>
            <w:color w:val="000000"/>
            <w:highlight w:val="white"/>
          </w:rPr>
          <w:t>bootargs</w:t>
        </w:r>
        <w:proofErr w:type="spellEnd"/>
        <w:r>
          <w:rPr>
            <w:rStyle w:val="SourceText"/>
            <w:color w:val="000000"/>
            <w:highlight w:val="white"/>
          </w:rPr>
          <w:t xml:space="preserve"> = "</w:t>
        </w:r>
        <w:proofErr w:type="spellStart"/>
        <w:r>
          <w:rPr>
            <w:rStyle w:val="SourceText"/>
            <w:color w:val="000000"/>
            <w:highlight w:val="white"/>
          </w:rPr>
          <w:t>earlycon</w:t>
        </w:r>
        <w:proofErr w:type="spellEnd"/>
        <w:r>
          <w:rPr>
            <w:rStyle w:val="SourceText"/>
            <w:color w:val="000000"/>
            <w:highlight w:val="white"/>
          </w:rPr>
          <w:t xml:space="preserve"> </w:t>
        </w:r>
        <w:proofErr w:type="spellStart"/>
        <w:r>
          <w:rPr>
            <w:rStyle w:val="SourceText"/>
            <w:color w:val="000000"/>
            <w:highlight w:val="white"/>
          </w:rPr>
          <w:t>clk_ignore_unused</w:t>
        </w:r>
        <w:proofErr w:type="spellEnd"/>
        <w:r>
          <w:rPr>
            <w:rStyle w:val="SourceText"/>
            <w:color w:val="000000"/>
            <w:highlight w:val="white"/>
          </w:rPr>
          <w:t xml:space="preserve">   </w:t>
        </w:r>
        <w:proofErr w:type="spellStart"/>
        <w:r>
          <w:rPr>
            <w:rStyle w:val="SourceText"/>
            <w:color w:val="000000"/>
            <w:highlight w:val="white"/>
          </w:rPr>
          <w:t>uio_pdrv_</w:t>
        </w:r>
        <w:proofErr w:type="gramStart"/>
        <w:r>
          <w:rPr>
            <w:rStyle w:val="SourceText"/>
            <w:color w:val="000000"/>
            <w:highlight w:val="white"/>
          </w:rPr>
          <w:t>genirq.of</w:t>
        </w:r>
        <w:proofErr w:type="gramEnd"/>
        <w:r>
          <w:rPr>
            <w:rStyle w:val="SourceText"/>
            <w:color w:val="000000"/>
            <w:highlight w:val="white"/>
          </w:rPr>
          <w:t>_id</w:t>
        </w:r>
        <w:proofErr w:type="spellEnd"/>
        <w:r>
          <w:rPr>
            <w:rStyle w:val="SourceText"/>
            <w:color w:val="000000"/>
            <w:highlight w:val="white"/>
          </w:rPr>
          <w:t>=generic-</w:t>
        </w:r>
        <w:proofErr w:type="spellStart"/>
        <w:r>
          <w:rPr>
            <w:rStyle w:val="SourceText"/>
            <w:color w:val="000000"/>
            <w:highlight w:val="white"/>
          </w:rPr>
          <w:t>uio</w:t>
        </w:r>
        <w:proofErr w:type="spellEnd"/>
        <w:r>
          <w:rPr>
            <w:rStyle w:val="SourceText"/>
            <w:color w:val="000000"/>
            <w:highlight w:val="white"/>
          </w:rPr>
          <w:t xml:space="preserve"> root=/dev/mmcblk0p2 </w:t>
        </w:r>
        <w:proofErr w:type="spellStart"/>
        <w:r>
          <w:rPr>
            <w:rStyle w:val="SourceText"/>
            <w:color w:val="000000"/>
            <w:highlight w:val="white"/>
          </w:rPr>
          <w:t>rw</w:t>
        </w:r>
        <w:proofErr w:type="spellEnd"/>
        <w:r>
          <w:rPr>
            <w:rStyle w:val="SourceText"/>
            <w:color w:val="000000"/>
            <w:highlight w:val="white"/>
          </w:rPr>
          <w:t xml:space="preserve"> </w:t>
        </w:r>
        <w:proofErr w:type="spellStart"/>
        <w:r>
          <w:rPr>
            <w:rStyle w:val="SourceText"/>
            <w:color w:val="000000"/>
            <w:highlight w:val="white"/>
          </w:rPr>
          <w:t>rootwait</w:t>
        </w:r>
        <w:proofErr w:type="spellEnd"/>
        <w:proofErr w:type="gramStart"/>
        <w:r>
          <w:rPr>
            <w:rStyle w:val="SourceText"/>
            <w:color w:val="000000"/>
            <w:highlight w:val="white"/>
          </w:rPr>
          <w:t>";</w:t>
        </w:r>
        <w:proofErr w:type="gramEnd"/>
      </w:ins>
    </w:p>
    <w:p w14:paraId="2C84A674" w14:textId="77777777" w:rsidR="00B265DF" w:rsidRDefault="00B265DF">
      <w:pPr>
        <w:pStyle w:val="BodyText"/>
        <w:spacing w:after="160"/>
        <w:contextualSpacing/>
        <w:rPr>
          <w:ins w:id="153" w:author="Unknown Author" w:date="2025-05-19T11:16:00Z"/>
          <w:rFonts w:ascii="Liberation Mono" w:eastAsia="Liberation Mono" w:hAnsi="Liberation Mono" w:cs="Liberation Mono"/>
          <w:color w:val="000000"/>
          <w:sz w:val="20"/>
          <w:szCs w:val="20"/>
          <w:highlight w:val="white"/>
        </w:rPr>
      </w:pPr>
    </w:p>
    <w:p w14:paraId="77F27080" w14:textId="77777777" w:rsidR="00B265DF" w:rsidRDefault="00000000">
      <w:pPr>
        <w:pStyle w:val="BodyText"/>
        <w:spacing w:after="160"/>
        <w:contextualSpacing/>
        <w:rPr>
          <w:ins w:id="154" w:author="Unknown Author" w:date="2025-05-19T11:16:00Z"/>
          <w:rStyle w:val="SourceText"/>
          <w:rFonts w:eastAsia="Calibri"/>
        </w:rPr>
      </w:pPr>
      <w:ins w:id="155" w:author="Unknown Author" w:date="2025-05-19T11:16:00Z">
        <w:r>
          <w:rPr>
            <w:rStyle w:val="SourceText"/>
          </w:rPr>
          <w:t>Change Image Packaging Configuration to EXT4:</w:t>
        </w:r>
      </w:ins>
    </w:p>
    <w:p w14:paraId="2AD2DFD4" w14:textId="77777777" w:rsidR="00B265DF" w:rsidRDefault="00000000">
      <w:pPr>
        <w:pStyle w:val="BodyText"/>
        <w:spacing w:after="160"/>
        <w:contextualSpacing/>
        <w:rPr>
          <w:ins w:id="156" w:author="Unknown Author" w:date="2025-05-19T11:16:00Z"/>
          <w:rStyle w:val="SourceText"/>
          <w:rFonts w:eastAsia="Calibri"/>
        </w:rPr>
      </w:pPr>
      <w:proofErr w:type="spellStart"/>
      <w:ins w:id="157" w:author="Unknown Author" w:date="2025-05-19T11:16:00Z">
        <w:r>
          <w:rPr>
            <w:rStyle w:val="SourceText"/>
          </w:rPr>
          <w:t>petalinux</w:t>
        </w:r>
        <w:proofErr w:type="spellEnd"/>
        <w:r>
          <w:rPr>
            <w:rStyle w:val="SourceText"/>
          </w:rPr>
          <w:t>-config -</w:t>
        </w:r>
        <w:proofErr w:type="gramStart"/>
        <w:r>
          <w:rPr>
            <w:rStyle w:val="SourceText"/>
          </w:rPr>
          <w:t>&gt;  Image</w:t>
        </w:r>
        <w:proofErr w:type="gramEnd"/>
        <w:r>
          <w:rPr>
            <w:rStyle w:val="SourceText"/>
          </w:rPr>
          <w:t xml:space="preserve"> Packaging Configuration -&gt; Root filesystem type -&gt; EXT4</w:t>
        </w:r>
      </w:ins>
    </w:p>
    <w:p w14:paraId="76E18F45" w14:textId="77777777" w:rsidR="00B265DF" w:rsidRDefault="00B265DF">
      <w:pPr>
        <w:pStyle w:val="BodyText"/>
        <w:spacing w:after="160"/>
        <w:contextualSpacing/>
        <w:rPr>
          <w:ins w:id="158" w:author="Unknown Author" w:date="2025-05-19T11:16:00Z"/>
          <w:rStyle w:val="SourceText"/>
          <w:rFonts w:eastAsia="Calibri"/>
        </w:rPr>
      </w:pPr>
    </w:p>
    <w:p w14:paraId="4642404E" w14:textId="77777777" w:rsidR="00B265DF" w:rsidRDefault="00000000">
      <w:pPr>
        <w:pStyle w:val="BodyText"/>
        <w:spacing w:after="160"/>
        <w:contextualSpacing/>
        <w:rPr>
          <w:ins w:id="159" w:author="Unknown Author" w:date="2025-05-19T11:16:00Z"/>
          <w:rStyle w:val="SourceText"/>
          <w:rFonts w:eastAsia="Calibri"/>
        </w:rPr>
      </w:pPr>
      <w:r>
        <w:br w:type="page"/>
      </w:r>
    </w:p>
    <w:p w14:paraId="76A9BC16" w14:textId="77777777" w:rsidR="00B265DF" w:rsidRDefault="00000000">
      <w:pPr>
        <w:spacing w:line="240" w:lineRule="auto"/>
        <w:contextualSpacing/>
        <w:rPr>
          <w:b/>
          <w:bCs/>
        </w:rPr>
      </w:pPr>
      <w:r>
        <w:rPr>
          <w:b/>
          <w:bCs/>
        </w:rPr>
        <w:lastRenderedPageBreak/>
        <w:t>Steps to update XSA file</w:t>
      </w:r>
    </w:p>
    <w:p w14:paraId="68A18A55" w14:textId="77777777" w:rsidR="00B265DF" w:rsidRDefault="00B265DF">
      <w:pPr>
        <w:spacing w:line="240" w:lineRule="auto"/>
        <w:contextualSpacing/>
        <w:rPr>
          <w:b/>
          <w:bCs/>
        </w:rPr>
      </w:pPr>
    </w:p>
    <w:p w14:paraId="1844BFEA" w14:textId="77777777" w:rsidR="00B265DF" w:rsidRDefault="00000000">
      <w:pPr>
        <w:spacing w:line="240" w:lineRule="auto"/>
        <w:contextualSpacing/>
        <w:rPr>
          <w:b/>
          <w:bCs/>
        </w:rPr>
      </w:pPr>
      <w:r>
        <w:rPr>
          <w:b/>
          <w:bCs/>
        </w:rPr>
        <w:t xml:space="preserve">Update </w:t>
      </w:r>
      <w:proofErr w:type="spellStart"/>
      <w:r>
        <w:rPr>
          <w:b/>
          <w:bCs/>
        </w:rPr>
        <w:t>petalinux</w:t>
      </w:r>
      <w:proofErr w:type="spellEnd"/>
      <w:r>
        <w:rPr>
          <w:b/>
          <w:bCs/>
        </w:rPr>
        <w:t>:</w:t>
      </w:r>
    </w:p>
    <w:p w14:paraId="2083301A" w14:textId="77777777" w:rsidR="00B265DF" w:rsidRDefault="00B265DF">
      <w:pPr>
        <w:spacing w:line="240" w:lineRule="auto"/>
        <w:contextualSpacing/>
        <w:rPr>
          <w:b/>
          <w:bCs/>
        </w:rPr>
      </w:pPr>
    </w:p>
    <w:p w14:paraId="63D922D8" w14:textId="77777777" w:rsidR="00B265DF" w:rsidRDefault="00000000">
      <w:pPr>
        <w:spacing w:line="240" w:lineRule="auto"/>
        <w:contextualSpacing/>
      </w:pPr>
      <w:r>
        <w:t xml:space="preserve">Note:  </w:t>
      </w:r>
      <w:proofErr w:type="gramStart"/>
      <w:r>
        <w:t>This procedures</w:t>
      </w:r>
      <w:proofErr w:type="gramEnd"/>
      <w:r>
        <w:t xml:space="preserve"> assume that </w:t>
      </w:r>
      <w:proofErr w:type="spellStart"/>
      <w:r>
        <w:t>Petalinux</w:t>
      </w:r>
      <w:proofErr w:type="spellEnd"/>
      <w:r>
        <w:t xml:space="preserve"> has been installed and </w:t>
      </w:r>
      <w:proofErr w:type="gramStart"/>
      <w:r>
        <w:t>all of</w:t>
      </w:r>
      <w:proofErr w:type="gramEnd"/>
      <w:r>
        <w:t xml:space="preserve"> the necessary Linux SW packages have been installed.  Missing Linux SW packages will be prompted for when running these </w:t>
      </w:r>
      <w:proofErr w:type="spellStart"/>
      <w:r>
        <w:t>petalinux</w:t>
      </w:r>
      <w:proofErr w:type="spellEnd"/>
      <w:r>
        <w:t xml:space="preserve"> commands</w:t>
      </w:r>
    </w:p>
    <w:p w14:paraId="1C1AAAA9" w14:textId="77777777" w:rsidR="00B265DF" w:rsidRDefault="00B265DF">
      <w:pPr>
        <w:spacing w:line="240" w:lineRule="auto"/>
        <w:contextualSpacing/>
      </w:pPr>
    </w:p>
    <w:p w14:paraId="4611E857" w14:textId="77777777" w:rsidR="00B265DF" w:rsidRDefault="00000000">
      <w:pPr>
        <w:pStyle w:val="BodyText"/>
        <w:spacing w:after="160"/>
        <w:contextualSpacing/>
      </w:pPr>
      <w:r>
        <w:t>Source the shell:</w:t>
      </w:r>
    </w:p>
    <w:p w14:paraId="380B2E5E" w14:textId="77777777" w:rsidR="00B265DF" w:rsidRDefault="00000000">
      <w:pPr>
        <w:pStyle w:val="BodyText"/>
        <w:spacing w:after="160"/>
        <w:contextualSpacing/>
      </w:pPr>
      <w:r>
        <w:t xml:space="preserve">source &lt;folder </w:t>
      </w:r>
      <w:proofErr w:type="gramStart"/>
      <w:r>
        <w:t>were</w:t>
      </w:r>
      <w:proofErr w:type="gramEnd"/>
      <w:r>
        <w:t xml:space="preserve"> </w:t>
      </w:r>
      <w:proofErr w:type="spellStart"/>
      <w:r>
        <w:t>petalinux</w:t>
      </w:r>
      <w:proofErr w:type="spellEnd"/>
      <w:r>
        <w:t xml:space="preserve"> is install&gt;/settings.sh</w:t>
      </w:r>
    </w:p>
    <w:p w14:paraId="1FFEA10B" w14:textId="77777777" w:rsidR="00B265DF" w:rsidRDefault="00B265DF">
      <w:pPr>
        <w:pStyle w:val="BodyText"/>
        <w:spacing w:after="160"/>
        <w:contextualSpacing/>
      </w:pPr>
    </w:p>
    <w:p w14:paraId="0674F51F" w14:textId="77777777" w:rsidR="00B265DF" w:rsidRDefault="00000000">
      <w:pPr>
        <w:pStyle w:val="BodyText"/>
        <w:spacing w:after="160"/>
        <w:contextualSpacing/>
      </w:pPr>
      <w:r>
        <w:t xml:space="preserve">cd to </w:t>
      </w:r>
      <w:proofErr w:type="spellStart"/>
      <w:r>
        <w:t>petalinux</w:t>
      </w:r>
      <w:proofErr w:type="spellEnd"/>
      <w:r>
        <w:t xml:space="preserve"> project file, for example:</w:t>
      </w:r>
    </w:p>
    <w:p w14:paraId="4FEC5CBC" w14:textId="77777777" w:rsidR="00B265DF" w:rsidRDefault="00000000">
      <w:pPr>
        <w:pStyle w:val="BodyText"/>
        <w:spacing w:after="160"/>
        <w:contextualSpacing/>
      </w:pPr>
      <w:r>
        <w:t>- zcu104: cd projects/</w:t>
      </w:r>
      <w:proofErr w:type="spellStart"/>
      <w:r>
        <w:t>xilinx</w:t>
      </w:r>
      <w:proofErr w:type="spellEnd"/>
      <w:r>
        <w:t>/projects/xilinx-zcu104-2021.1</w:t>
      </w:r>
    </w:p>
    <w:p w14:paraId="39AE7429" w14:textId="77777777" w:rsidR="00B265DF" w:rsidRDefault="00000000">
      <w:pPr>
        <w:pStyle w:val="BodyText"/>
        <w:spacing w:after="160"/>
        <w:contextualSpacing/>
      </w:pPr>
      <w:r>
        <w:t>- zcu208: cd projects/</w:t>
      </w:r>
      <w:proofErr w:type="spellStart"/>
      <w:r>
        <w:t>xilinx</w:t>
      </w:r>
      <w:proofErr w:type="spellEnd"/>
      <w:r>
        <w:t>/projects/xilinx-zcu208-2021.1</w:t>
      </w:r>
    </w:p>
    <w:p w14:paraId="74AB16E4" w14:textId="77777777" w:rsidR="00B265DF" w:rsidRDefault="00B265DF">
      <w:pPr>
        <w:pStyle w:val="BodyText"/>
        <w:spacing w:after="160"/>
        <w:contextualSpacing/>
      </w:pPr>
    </w:p>
    <w:p w14:paraId="629A2C67" w14:textId="77777777" w:rsidR="00B265DF" w:rsidRDefault="00000000">
      <w:pPr>
        <w:pStyle w:val="BodyText"/>
        <w:spacing w:after="160"/>
        <w:contextualSpacing/>
      </w:pPr>
      <w:r>
        <w:t xml:space="preserve">To add HW configuration to the </w:t>
      </w:r>
      <w:proofErr w:type="spellStart"/>
      <w:r>
        <w:t>petalinux</w:t>
      </w:r>
      <w:proofErr w:type="spellEnd"/>
      <w:r>
        <w:t xml:space="preserve"> kernel project:</w:t>
      </w:r>
    </w:p>
    <w:p w14:paraId="4FA643C2" w14:textId="77777777" w:rsidR="00B265DF" w:rsidRDefault="00000000">
      <w:pPr>
        <w:pStyle w:val="BodyText"/>
        <w:spacing w:after="160"/>
        <w:contextualSpacing/>
      </w:pPr>
      <w:proofErr w:type="spellStart"/>
      <w:r>
        <w:rPr>
          <w:rStyle w:val="Emphasis"/>
          <w:i w:val="0"/>
          <w:iCs w:val="0"/>
        </w:rPr>
        <w:t>petalinux</w:t>
      </w:r>
      <w:proofErr w:type="spellEnd"/>
      <w:r>
        <w:rPr>
          <w:rStyle w:val="Emphasis"/>
          <w:i w:val="0"/>
          <w:iCs w:val="0"/>
        </w:rPr>
        <w:t>-config --get-</w:t>
      </w:r>
      <w:proofErr w:type="spellStart"/>
      <w:r>
        <w:rPr>
          <w:rStyle w:val="Emphasis"/>
          <w:i w:val="0"/>
          <w:iCs w:val="0"/>
        </w:rPr>
        <w:t>hw</w:t>
      </w:r>
      <w:proofErr w:type="spellEnd"/>
      <w:r>
        <w:rPr>
          <w:rStyle w:val="Emphasis"/>
          <w:i w:val="0"/>
          <w:iCs w:val="0"/>
        </w:rPr>
        <w:t>-description &lt;XSA file&gt;</w:t>
      </w:r>
    </w:p>
    <w:p w14:paraId="3882493C" w14:textId="77777777" w:rsidR="00B265DF" w:rsidRDefault="00B265DF">
      <w:pPr>
        <w:spacing w:line="240" w:lineRule="auto"/>
        <w:contextualSpacing/>
      </w:pPr>
    </w:p>
    <w:p w14:paraId="794061E1" w14:textId="77777777" w:rsidR="00B265DF" w:rsidRDefault="00000000">
      <w:pPr>
        <w:spacing w:line="240" w:lineRule="auto"/>
        <w:contextualSpacing/>
      </w:pPr>
      <w:r>
        <w:rPr>
          <w:rStyle w:val="SourceText"/>
          <w:rFonts w:eastAsia="Calibri" w:cs="DejaVu Sans"/>
        </w:rPr>
        <w:t>Build the kernel</w:t>
      </w:r>
    </w:p>
    <w:p w14:paraId="35F7E1D6" w14:textId="77777777" w:rsidR="00B265DF" w:rsidRDefault="00000000">
      <w:pPr>
        <w:spacing w:line="240" w:lineRule="auto"/>
        <w:contextualSpacing/>
      </w:pPr>
      <w:proofErr w:type="spellStart"/>
      <w:r>
        <w:rPr>
          <w:rStyle w:val="Emphasis"/>
          <w:i w:val="0"/>
          <w:iCs w:val="0"/>
        </w:rPr>
        <w:t>petalinux</w:t>
      </w:r>
      <w:proofErr w:type="spellEnd"/>
      <w:r>
        <w:rPr>
          <w:rStyle w:val="Emphasis"/>
          <w:i w:val="0"/>
          <w:iCs w:val="0"/>
        </w:rPr>
        <w:t>-build</w:t>
      </w:r>
    </w:p>
    <w:p w14:paraId="019F9434" w14:textId="77777777" w:rsidR="00B265DF" w:rsidRDefault="00B265DF">
      <w:pPr>
        <w:spacing w:line="240" w:lineRule="auto"/>
        <w:contextualSpacing/>
      </w:pPr>
    </w:p>
    <w:p w14:paraId="620550FA" w14:textId="77777777" w:rsidR="00B265DF" w:rsidRDefault="00000000">
      <w:pPr>
        <w:spacing w:line="240" w:lineRule="auto"/>
        <w:contextualSpacing/>
      </w:pPr>
      <w:r>
        <w:rPr>
          <w:rStyle w:val="Emphasis"/>
          <w:i w:val="0"/>
          <w:iCs w:val="0"/>
        </w:rPr>
        <w:t xml:space="preserve">Install the </w:t>
      </w:r>
      <w:proofErr w:type="spellStart"/>
      <w:r>
        <w:rPr>
          <w:rStyle w:val="Emphasis"/>
          <w:i w:val="0"/>
          <w:iCs w:val="0"/>
        </w:rPr>
        <w:t>start up</w:t>
      </w:r>
      <w:proofErr w:type="spellEnd"/>
      <w:r>
        <w:rPr>
          <w:rStyle w:val="Emphasis"/>
          <w:i w:val="0"/>
          <w:iCs w:val="0"/>
        </w:rPr>
        <w:t xml:space="preserve"> script</w:t>
      </w:r>
    </w:p>
    <w:p w14:paraId="0100689B" w14:textId="77777777" w:rsidR="00B265DF" w:rsidRDefault="00000000">
      <w:pPr>
        <w:spacing w:line="240" w:lineRule="auto"/>
        <w:contextualSpacing/>
      </w:pPr>
      <w:ins w:id="160" w:author="Unknown Author" w:date="2023-03-01T13:25:00Z">
        <w:r>
          <w:rPr>
            <w:rStyle w:val="Emphasis"/>
            <w:i w:val="0"/>
            <w:iCs w:val="0"/>
          </w:rPr>
          <w:t>Need to update: “project-spec/meta-user/recipes-apps/myapp-init/files/myapp-init”</w:t>
        </w:r>
      </w:ins>
    </w:p>
    <w:p w14:paraId="07B9C2D3" w14:textId="77777777" w:rsidR="00B265DF" w:rsidRDefault="00000000">
      <w:pPr>
        <w:spacing w:line="240" w:lineRule="auto"/>
        <w:contextualSpacing/>
      </w:pPr>
      <w:proofErr w:type="spellStart"/>
      <w:ins w:id="161" w:author="Unknown Author" w:date="2023-03-03T13:28:00Z">
        <w:r>
          <w:rPr>
            <w:rStyle w:val="Emphasis"/>
            <w:i w:val="0"/>
            <w:iCs w:val="0"/>
          </w:rPr>
          <w:t>ipaddress</w:t>
        </w:r>
        <w:proofErr w:type="spellEnd"/>
        <w:r>
          <w:rPr>
            <w:rStyle w:val="Emphasis"/>
            <w:i w:val="0"/>
            <w:iCs w:val="0"/>
          </w:rPr>
          <w:t xml:space="preserve"> and module name</w:t>
        </w:r>
      </w:ins>
    </w:p>
    <w:p w14:paraId="7C73DB30" w14:textId="77777777" w:rsidR="00B265DF" w:rsidRDefault="00000000">
      <w:pPr>
        <w:spacing w:line="240" w:lineRule="auto"/>
        <w:contextualSpacing/>
      </w:pPr>
      <w:proofErr w:type="spellStart"/>
      <w:r>
        <w:rPr>
          <w:rStyle w:val="Emphasis"/>
          <w:i w:val="0"/>
          <w:iCs w:val="0"/>
        </w:rPr>
        <w:t>petalinux</w:t>
      </w:r>
      <w:proofErr w:type="spellEnd"/>
      <w:r>
        <w:rPr>
          <w:rStyle w:val="Emphasis"/>
          <w:i w:val="0"/>
          <w:iCs w:val="0"/>
        </w:rPr>
        <w:t xml:space="preserve">-build -c </w:t>
      </w:r>
      <w:proofErr w:type="spellStart"/>
      <w:r>
        <w:rPr>
          <w:rStyle w:val="Emphasis"/>
          <w:i w:val="0"/>
          <w:iCs w:val="0"/>
        </w:rPr>
        <w:t>myapp-init</w:t>
      </w:r>
      <w:proofErr w:type="spellEnd"/>
      <w:r>
        <w:rPr>
          <w:rStyle w:val="Emphasis"/>
          <w:i w:val="0"/>
          <w:iCs w:val="0"/>
        </w:rPr>
        <w:t xml:space="preserve"> -x </w:t>
      </w:r>
      <w:proofErr w:type="spellStart"/>
      <w:r>
        <w:rPr>
          <w:rStyle w:val="Emphasis"/>
          <w:i w:val="0"/>
          <w:iCs w:val="0"/>
        </w:rPr>
        <w:t>do_install</w:t>
      </w:r>
      <w:proofErr w:type="spellEnd"/>
      <w:r>
        <w:rPr>
          <w:rStyle w:val="Emphasis"/>
          <w:i w:val="0"/>
          <w:iCs w:val="0"/>
        </w:rPr>
        <w:t xml:space="preserve"> -f</w:t>
      </w:r>
    </w:p>
    <w:p w14:paraId="03ACB12C" w14:textId="77777777" w:rsidR="00B265DF" w:rsidRDefault="00B265DF">
      <w:pPr>
        <w:spacing w:line="240" w:lineRule="auto"/>
        <w:contextualSpacing/>
      </w:pPr>
    </w:p>
    <w:p w14:paraId="13159012" w14:textId="77777777" w:rsidR="00B265DF" w:rsidRDefault="00B265DF">
      <w:pPr>
        <w:spacing w:line="240" w:lineRule="auto"/>
        <w:contextualSpacing/>
      </w:pPr>
    </w:p>
    <w:p w14:paraId="3D44C706" w14:textId="77777777" w:rsidR="00B265DF" w:rsidRDefault="00000000">
      <w:pPr>
        <w:spacing w:line="240" w:lineRule="auto"/>
        <w:contextualSpacing/>
      </w:pPr>
      <w:r>
        <w:rPr>
          <w:rStyle w:val="SourceText"/>
          <w:rFonts w:eastAsia="Calibri" w:cs="DejaVu Sans"/>
        </w:rPr>
        <w:t>Build the kernel</w:t>
      </w:r>
    </w:p>
    <w:p w14:paraId="12940BC5" w14:textId="77777777" w:rsidR="00B265DF" w:rsidRDefault="00000000">
      <w:pPr>
        <w:spacing w:line="240" w:lineRule="auto"/>
        <w:contextualSpacing/>
      </w:pPr>
      <w:proofErr w:type="spellStart"/>
      <w:r>
        <w:rPr>
          <w:rStyle w:val="Emphasis"/>
          <w:i w:val="0"/>
          <w:iCs w:val="0"/>
        </w:rPr>
        <w:t>petalinux</w:t>
      </w:r>
      <w:proofErr w:type="spellEnd"/>
      <w:r>
        <w:rPr>
          <w:rStyle w:val="Emphasis"/>
          <w:i w:val="0"/>
          <w:iCs w:val="0"/>
        </w:rPr>
        <w:t>-build</w:t>
      </w:r>
    </w:p>
    <w:p w14:paraId="54944F32" w14:textId="77777777" w:rsidR="00B265DF" w:rsidRDefault="00B265DF">
      <w:pPr>
        <w:spacing w:line="240" w:lineRule="auto"/>
        <w:contextualSpacing/>
      </w:pPr>
    </w:p>
    <w:p w14:paraId="58AF07B4" w14:textId="77777777" w:rsidR="00B265DF" w:rsidRDefault="00000000">
      <w:pPr>
        <w:spacing w:line="240" w:lineRule="auto"/>
        <w:contextualSpacing/>
      </w:pPr>
      <w:r>
        <w:rPr>
          <w:rStyle w:val="Emphasis"/>
          <w:i w:val="0"/>
          <w:iCs w:val="0"/>
        </w:rPr>
        <w:t>To create a new boot image file:</w:t>
      </w:r>
    </w:p>
    <w:p w14:paraId="4DC77CBA" w14:textId="77777777" w:rsidR="00B265DF" w:rsidRDefault="00000000">
      <w:pPr>
        <w:spacing w:line="240" w:lineRule="auto"/>
        <w:contextualSpacing/>
      </w:pPr>
      <w:proofErr w:type="spellStart"/>
      <w:r>
        <w:rPr>
          <w:rStyle w:val="Emphasis"/>
          <w:i w:val="0"/>
          <w:iCs w:val="0"/>
        </w:rPr>
        <w:t>petalinux</w:t>
      </w:r>
      <w:proofErr w:type="spellEnd"/>
      <w:r>
        <w:rPr>
          <w:rStyle w:val="Emphasis"/>
          <w:i w:val="0"/>
          <w:iCs w:val="0"/>
        </w:rPr>
        <w:t xml:space="preserve">-package --boot </w:t>
      </w:r>
      <w:ins w:id="162" w:author="Unknown Author" w:date="2025-01-23T08:48:00Z">
        <w:r>
          <w:rPr>
            <w:rStyle w:val="Emphasis"/>
            <w:i w:val="0"/>
            <w:iCs w:val="0"/>
          </w:rPr>
          <w:t>--</w:t>
        </w:r>
      </w:ins>
      <w:r>
        <w:rPr>
          <w:rStyle w:val="Emphasis"/>
          <w:i w:val="0"/>
          <w:iCs w:val="0"/>
        </w:rPr>
        <w:t>u-boot</w:t>
      </w:r>
      <w:ins w:id="163" w:author="Unknown Author" w:date="2025-01-23T08:45:00Z">
        <w:r>
          <w:rPr>
            <w:rStyle w:val="Emphasis"/>
            <w:i w:val="0"/>
            <w:iCs w:val="0"/>
          </w:rPr>
          <w:t xml:space="preserve"> --</w:t>
        </w:r>
        <w:proofErr w:type="spellStart"/>
        <w:r>
          <w:rPr>
            <w:rStyle w:val="Emphasis"/>
            <w:i w:val="0"/>
            <w:iCs w:val="0"/>
          </w:rPr>
          <w:t>fpga</w:t>
        </w:r>
      </w:ins>
      <w:proofErr w:type="spellEnd"/>
      <w:r>
        <w:rPr>
          <w:rStyle w:val="Emphasis"/>
          <w:i w:val="0"/>
          <w:iCs w:val="0"/>
        </w:rPr>
        <w:t xml:space="preserve"> --format BIN --force</w:t>
      </w:r>
    </w:p>
    <w:p w14:paraId="7908BA77" w14:textId="77777777" w:rsidR="00B265DF" w:rsidRDefault="00B265DF">
      <w:pPr>
        <w:spacing w:line="240" w:lineRule="auto"/>
        <w:contextualSpacing/>
      </w:pPr>
    </w:p>
    <w:p w14:paraId="5EE671B2" w14:textId="77777777" w:rsidR="00B265DF" w:rsidRDefault="00000000">
      <w:pPr>
        <w:spacing w:line="240" w:lineRule="auto"/>
        <w:contextualSpacing/>
      </w:pPr>
      <w:r>
        <w:rPr>
          <w:rStyle w:val="Emphasis"/>
          <w:i w:val="0"/>
          <w:iCs w:val="0"/>
        </w:rPr>
        <w:t xml:space="preserve">Copy the </w:t>
      </w:r>
      <w:proofErr w:type="spellStart"/>
      <w:r>
        <w:rPr>
          <w:rStyle w:val="Emphasis"/>
          <w:i w:val="0"/>
          <w:iCs w:val="0"/>
        </w:rPr>
        <w:t>boot.scr</w:t>
      </w:r>
      <w:proofErr w:type="spellEnd"/>
      <w:r>
        <w:rPr>
          <w:rStyle w:val="Emphasis"/>
          <w:i w:val="0"/>
          <w:iCs w:val="0"/>
        </w:rPr>
        <w:t xml:space="preserve">, </w:t>
      </w:r>
      <w:proofErr w:type="spellStart"/>
      <w:r>
        <w:rPr>
          <w:rStyle w:val="Emphasis"/>
          <w:i w:val="0"/>
          <w:iCs w:val="0"/>
        </w:rPr>
        <w:t>BOOT.bin</w:t>
      </w:r>
      <w:proofErr w:type="spellEnd"/>
      <w:r>
        <w:rPr>
          <w:rStyle w:val="Emphasis"/>
          <w:i w:val="0"/>
          <w:iCs w:val="0"/>
        </w:rPr>
        <w:t xml:space="preserve"> and </w:t>
      </w:r>
      <w:proofErr w:type="spellStart"/>
      <w:r>
        <w:rPr>
          <w:rStyle w:val="Emphasis"/>
          <w:i w:val="0"/>
          <w:iCs w:val="0"/>
        </w:rPr>
        <w:t>image.ub</w:t>
      </w:r>
      <w:proofErr w:type="spellEnd"/>
      <w:r>
        <w:rPr>
          <w:rStyle w:val="Emphasis"/>
          <w:i w:val="0"/>
          <w:iCs w:val="0"/>
        </w:rPr>
        <w:t xml:space="preserve"> to the SD card boot partition.  These files </w:t>
      </w:r>
      <w:proofErr w:type="gramStart"/>
      <w:r>
        <w:rPr>
          <w:rStyle w:val="Emphasis"/>
          <w:i w:val="0"/>
          <w:iCs w:val="0"/>
        </w:rPr>
        <w:t>are located in</w:t>
      </w:r>
      <w:proofErr w:type="gramEnd"/>
      <w:r>
        <w:rPr>
          <w:rStyle w:val="Emphasis"/>
          <w:i w:val="0"/>
          <w:iCs w:val="0"/>
        </w:rPr>
        <w:t xml:space="preserve"> the &lt;</w:t>
      </w:r>
      <w:proofErr w:type="spellStart"/>
      <w:r>
        <w:rPr>
          <w:rStyle w:val="Emphasis"/>
        </w:rPr>
        <w:t>PetaLinux</w:t>
      </w:r>
      <w:proofErr w:type="spellEnd"/>
      <w:r>
        <w:rPr>
          <w:rStyle w:val="Emphasis"/>
        </w:rPr>
        <w:t xml:space="preserve"> project directory&gt;/image/</w:t>
      </w:r>
      <w:proofErr w:type="spellStart"/>
      <w:r>
        <w:rPr>
          <w:rStyle w:val="Emphasis"/>
        </w:rPr>
        <w:t>linux</w:t>
      </w:r>
      <w:proofErr w:type="spellEnd"/>
      <w:r>
        <w:rPr>
          <w:rStyle w:val="Emphasis"/>
        </w:rPr>
        <w:t>/</w:t>
      </w:r>
    </w:p>
    <w:p w14:paraId="49A4AD47" w14:textId="77777777" w:rsidR="00B265DF" w:rsidRDefault="00B265DF">
      <w:pPr>
        <w:spacing w:line="240" w:lineRule="auto"/>
        <w:contextualSpacing/>
      </w:pPr>
    </w:p>
    <w:p w14:paraId="4D98610C" w14:textId="77777777" w:rsidR="00B265DF" w:rsidRDefault="00000000">
      <w:pPr>
        <w:spacing w:line="240" w:lineRule="auto"/>
        <w:contextualSpacing/>
      </w:pPr>
      <w:r>
        <w:rPr>
          <w:rStyle w:val="Emphasis"/>
          <w:i w:val="0"/>
          <w:iCs w:val="0"/>
        </w:rPr>
        <w:t xml:space="preserve">Flash the new </w:t>
      </w:r>
      <w:proofErr w:type="gramStart"/>
      <w:r>
        <w:rPr>
          <w:rStyle w:val="Emphasis"/>
          <w:i w:val="0"/>
          <w:iCs w:val="0"/>
        </w:rPr>
        <w:t>rootfs.ext</w:t>
      </w:r>
      <w:proofErr w:type="gramEnd"/>
      <w:r>
        <w:rPr>
          <w:rStyle w:val="Emphasis"/>
          <w:i w:val="0"/>
          <w:iCs w:val="0"/>
        </w:rPr>
        <w:t>4 onto t</w:t>
      </w:r>
      <w:ins w:id="164" w:author="Unknown Author" w:date="2025-01-23T14:12:00Z">
        <w:r>
          <w:rPr>
            <w:rStyle w:val="Emphasis"/>
            <w:i w:val="0"/>
            <w:iCs w:val="0"/>
          </w:rPr>
          <w:t>h</w:t>
        </w:r>
      </w:ins>
      <w:r>
        <w:rPr>
          <w:rStyle w:val="Emphasis"/>
          <w:i w:val="0"/>
          <w:iCs w:val="0"/>
        </w:rPr>
        <w:t>e SD card root partition</w:t>
      </w:r>
    </w:p>
    <w:p w14:paraId="69CFE48B" w14:textId="77777777" w:rsidR="00B265DF" w:rsidRDefault="00000000">
      <w:pPr>
        <w:spacing w:line="240" w:lineRule="auto"/>
        <w:contextualSpacing/>
      </w:pPr>
      <w:ins w:id="165" w:author="Unknown Author" w:date="2025-01-23T13:15:00Z">
        <w:r>
          <w:rPr>
            <w:rStyle w:val="Emphasis"/>
            <w:i w:val="0"/>
            <w:iCs w:val="0"/>
          </w:rPr>
          <w:t>For built-in SD card slot:</w:t>
        </w:r>
      </w:ins>
    </w:p>
    <w:p w14:paraId="677FAADF" w14:textId="77777777" w:rsidR="00B265DF" w:rsidRDefault="00000000">
      <w:pPr>
        <w:spacing w:line="240" w:lineRule="auto"/>
        <w:contextualSpacing/>
      </w:pPr>
      <w:proofErr w:type="spellStart"/>
      <w:r>
        <w:rPr>
          <w:rStyle w:val="Emphasis"/>
          <w:i w:val="0"/>
          <w:iCs w:val="0"/>
        </w:rPr>
        <w:t>sudo</w:t>
      </w:r>
      <w:proofErr w:type="spellEnd"/>
      <w:r>
        <w:rPr>
          <w:rStyle w:val="Emphasis"/>
          <w:i w:val="0"/>
          <w:iCs w:val="0"/>
        </w:rPr>
        <w:t xml:space="preserve"> dd if=images/</w:t>
      </w:r>
      <w:proofErr w:type="spellStart"/>
      <w:r>
        <w:rPr>
          <w:rStyle w:val="Emphasis"/>
          <w:i w:val="0"/>
          <w:iCs w:val="0"/>
        </w:rPr>
        <w:t>linux</w:t>
      </w:r>
      <w:proofErr w:type="spellEnd"/>
      <w:r>
        <w:rPr>
          <w:rStyle w:val="Emphasis"/>
          <w:i w:val="0"/>
          <w:iCs w:val="0"/>
        </w:rPr>
        <w:t>/rootfs.ext4 of=/dev/mmcblk0p2</w:t>
      </w:r>
    </w:p>
    <w:p w14:paraId="27CB08F3" w14:textId="77777777" w:rsidR="00B265DF" w:rsidRDefault="00B265DF">
      <w:pPr>
        <w:spacing w:line="240" w:lineRule="auto"/>
        <w:contextualSpacing/>
        <w:rPr>
          <w:ins w:id="166" w:author="Unknown Author" w:date="2025-01-23T13:15:00Z"/>
          <w:rStyle w:val="Emphasis"/>
          <w:i w:val="0"/>
          <w:iCs w:val="0"/>
        </w:rPr>
      </w:pPr>
    </w:p>
    <w:p w14:paraId="3323273F" w14:textId="77777777" w:rsidR="00B265DF" w:rsidRDefault="00000000">
      <w:pPr>
        <w:spacing w:line="240" w:lineRule="auto"/>
        <w:contextualSpacing/>
      </w:pPr>
      <w:ins w:id="167" w:author="Unknown Author" w:date="2025-01-23T13:15:00Z">
        <w:r>
          <w:rPr>
            <w:rStyle w:val="Emphasis"/>
            <w:i w:val="0"/>
            <w:iCs w:val="0"/>
          </w:rPr>
          <w:t>For external USB SD card reader:</w:t>
        </w:r>
      </w:ins>
    </w:p>
    <w:p w14:paraId="66A574F9" w14:textId="77777777" w:rsidR="00B265DF" w:rsidRDefault="00000000">
      <w:pPr>
        <w:spacing w:line="240" w:lineRule="auto"/>
        <w:contextualSpacing/>
      </w:pPr>
      <w:ins w:id="168" w:author="Unknown Author" w:date="2025-01-23T13:15:00Z">
        <w:r>
          <w:rPr>
            <w:rStyle w:val="Emphasis"/>
            <w:i w:val="0"/>
            <w:iCs w:val="0"/>
          </w:rPr>
          <w:t>ls /dev/</w:t>
        </w:r>
        <w:proofErr w:type="spellStart"/>
        <w:r>
          <w:rPr>
            <w:rStyle w:val="Emphasis"/>
            <w:i w:val="0"/>
            <w:iCs w:val="0"/>
          </w:rPr>
          <w:t>sd</w:t>
        </w:r>
        <w:proofErr w:type="spellEnd"/>
        <w:r>
          <w:rPr>
            <w:rStyle w:val="Emphasis"/>
            <w:i w:val="0"/>
            <w:iCs w:val="0"/>
          </w:rPr>
          <w:t xml:space="preserve">* to determine the name of the device </w:t>
        </w:r>
        <w:proofErr w:type="spellStart"/>
        <w:r>
          <w:rPr>
            <w:rStyle w:val="Emphasis"/>
            <w:i w:val="0"/>
            <w:iCs w:val="0"/>
          </w:rPr>
          <w:t>e.g</w:t>
        </w:r>
        <w:proofErr w:type="spellEnd"/>
        <w:r>
          <w:rPr>
            <w:rStyle w:val="Emphasis"/>
            <w:i w:val="0"/>
            <w:iCs w:val="0"/>
          </w:rPr>
          <w:t xml:space="preserve"> </w:t>
        </w:r>
        <w:proofErr w:type="spellStart"/>
        <w:r>
          <w:rPr>
            <w:rStyle w:val="Emphasis"/>
            <w:i w:val="0"/>
            <w:iCs w:val="0"/>
          </w:rPr>
          <w:t>sda</w:t>
        </w:r>
        <w:proofErr w:type="spellEnd"/>
        <w:r>
          <w:rPr>
            <w:rStyle w:val="Emphasis"/>
            <w:i w:val="0"/>
            <w:iCs w:val="0"/>
          </w:rPr>
          <w:t xml:space="preserve"> or </w:t>
        </w:r>
        <w:proofErr w:type="spellStart"/>
        <w:r>
          <w:rPr>
            <w:rStyle w:val="Emphasis"/>
            <w:i w:val="0"/>
            <w:iCs w:val="0"/>
          </w:rPr>
          <w:t>sdb</w:t>
        </w:r>
      </w:ins>
      <w:proofErr w:type="spellEnd"/>
    </w:p>
    <w:p w14:paraId="74857388" w14:textId="77777777" w:rsidR="00B265DF" w:rsidRDefault="00000000">
      <w:pPr>
        <w:spacing w:line="240" w:lineRule="auto"/>
        <w:contextualSpacing/>
      </w:pPr>
      <w:proofErr w:type="spellStart"/>
      <w:ins w:id="169" w:author="Unknown Author" w:date="2025-01-15T16:13:00Z">
        <w:r>
          <w:rPr>
            <w:rStyle w:val="Emphasis"/>
            <w:i w:val="0"/>
            <w:iCs w:val="0"/>
          </w:rPr>
          <w:t>sudo</w:t>
        </w:r>
        <w:proofErr w:type="spellEnd"/>
        <w:r>
          <w:rPr>
            <w:rStyle w:val="Emphasis"/>
            <w:i w:val="0"/>
            <w:iCs w:val="0"/>
          </w:rPr>
          <w:t xml:space="preserve"> dd if=images/</w:t>
        </w:r>
        <w:proofErr w:type="spellStart"/>
        <w:r>
          <w:rPr>
            <w:rStyle w:val="Emphasis"/>
            <w:i w:val="0"/>
            <w:iCs w:val="0"/>
          </w:rPr>
          <w:t>linux</w:t>
        </w:r>
        <w:proofErr w:type="spellEnd"/>
        <w:r>
          <w:rPr>
            <w:rStyle w:val="Emphasis"/>
            <w:i w:val="0"/>
            <w:iCs w:val="0"/>
          </w:rPr>
          <w:t>/rootfs.ext4 of=/dev/s</w:t>
        </w:r>
      </w:ins>
      <w:ins w:id="170" w:author="Unknown Author" w:date="2025-01-21T16:31:00Z">
        <w:r>
          <w:rPr>
            <w:rStyle w:val="Emphasis"/>
            <w:i w:val="0"/>
            <w:iCs w:val="0"/>
          </w:rPr>
          <w:t>da2</w:t>
        </w:r>
      </w:ins>
    </w:p>
    <w:p w14:paraId="3EAE2B02" w14:textId="77777777" w:rsidR="00B265DF" w:rsidRDefault="00B265DF">
      <w:pPr>
        <w:spacing w:line="240" w:lineRule="auto"/>
        <w:contextualSpacing/>
      </w:pPr>
    </w:p>
    <w:p w14:paraId="3AB4B648" w14:textId="77777777" w:rsidR="00B265DF" w:rsidRDefault="00B265DF">
      <w:pPr>
        <w:spacing w:line="240" w:lineRule="auto"/>
        <w:contextualSpacing/>
        <w:rPr>
          <w:ins w:id="171" w:author="Unknown Author" w:date="2025-01-23T14:13:00Z"/>
        </w:rPr>
      </w:pPr>
    </w:p>
    <w:p w14:paraId="41C1B7BB" w14:textId="77777777" w:rsidR="00B265DF" w:rsidRDefault="00B265DF">
      <w:pPr>
        <w:spacing w:line="240" w:lineRule="auto"/>
        <w:contextualSpacing/>
        <w:rPr>
          <w:ins w:id="172" w:author="Unknown Author" w:date="2025-01-23T14:13:00Z"/>
        </w:rPr>
      </w:pPr>
    </w:p>
    <w:p w14:paraId="3FB25707" w14:textId="77777777" w:rsidR="00B265DF" w:rsidRDefault="00B265DF">
      <w:pPr>
        <w:spacing w:line="240" w:lineRule="auto"/>
        <w:contextualSpacing/>
      </w:pPr>
    </w:p>
    <w:p w14:paraId="37C17612" w14:textId="77777777" w:rsidR="00B265DF" w:rsidRDefault="00000000">
      <w:pPr>
        <w:spacing w:line="240" w:lineRule="auto"/>
        <w:contextualSpacing/>
      </w:pPr>
      <w:r>
        <w:rPr>
          <w:rStyle w:val="Emphasis"/>
          <w:b/>
          <w:bCs/>
          <w:i w:val="0"/>
          <w:iCs w:val="0"/>
        </w:rPr>
        <w:lastRenderedPageBreak/>
        <w:t>Update Vitis (don’t think it is necessary to update Vitis):</w:t>
      </w:r>
    </w:p>
    <w:p w14:paraId="13DB51CE" w14:textId="77777777" w:rsidR="00B265DF" w:rsidRDefault="00B265DF">
      <w:pPr>
        <w:spacing w:line="240" w:lineRule="auto"/>
        <w:contextualSpacing/>
        <w:rPr>
          <w:b/>
          <w:bCs/>
        </w:rPr>
      </w:pPr>
    </w:p>
    <w:p w14:paraId="5FDE0754" w14:textId="77777777" w:rsidR="00B265DF" w:rsidRDefault="00000000">
      <w:pPr>
        <w:spacing w:line="240" w:lineRule="auto"/>
        <w:contextualSpacing/>
      </w:pPr>
      <w:r>
        <w:rPr>
          <w:rStyle w:val="Emphasis"/>
          <w:i w:val="0"/>
          <w:iCs w:val="0"/>
        </w:rPr>
        <w:t xml:space="preserve">Right click on the </w:t>
      </w:r>
      <w:proofErr w:type="spellStart"/>
      <w:r>
        <w:rPr>
          <w:rStyle w:val="Emphasis"/>
          <w:i w:val="0"/>
          <w:iCs w:val="0"/>
        </w:rPr>
        <w:t>linux</w:t>
      </w:r>
      <w:proofErr w:type="spellEnd"/>
      <w:r>
        <w:rPr>
          <w:rStyle w:val="Emphasis"/>
          <w:i w:val="0"/>
          <w:iCs w:val="0"/>
        </w:rPr>
        <w:t xml:space="preserve"> platform project, select Update Hardware Specification, browse to and select the </w:t>
      </w:r>
      <w:proofErr w:type="spellStart"/>
      <w:r>
        <w:rPr>
          <w:rStyle w:val="Emphasis"/>
          <w:i w:val="0"/>
          <w:iCs w:val="0"/>
        </w:rPr>
        <w:t>xsa</w:t>
      </w:r>
      <w:proofErr w:type="spellEnd"/>
      <w:r>
        <w:rPr>
          <w:rStyle w:val="Emphasis"/>
          <w:i w:val="0"/>
          <w:iCs w:val="0"/>
        </w:rPr>
        <w:t xml:space="preserve"> filename</w:t>
      </w:r>
    </w:p>
    <w:p w14:paraId="63CC03E5" w14:textId="77777777" w:rsidR="00B265DF" w:rsidRDefault="00B265DF">
      <w:pPr>
        <w:spacing w:line="240" w:lineRule="auto"/>
        <w:contextualSpacing/>
      </w:pPr>
    </w:p>
    <w:p w14:paraId="24BE54FD" w14:textId="77777777" w:rsidR="00B265DF" w:rsidRDefault="00000000">
      <w:pPr>
        <w:spacing w:line="240" w:lineRule="auto"/>
        <w:contextualSpacing/>
      </w:pPr>
      <w:r>
        <w:rPr>
          <w:rStyle w:val="Emphasis"/>
          <w:i w:val="0"/>
          <w:iCs w:val="0"/>
        </w:rPr>
        <w:t xml:space="preserve">Build the </w:t>
      </w:r>
      <w:proofErr w:type="spellStart"/>
      <w:r>
        <w:rPr>
          <w:rStyle w:val="Emphasis"/>
          <w:i w:val="0"/>
          <w:iCs w:val="0"/>
        </w:rPr>
        <w:t>linux</w:t>
      </w:r>
      <w:proofErr w:type="spellEnd"/>
      <w:r>
        <w:rPr>
          <w:rStyle w:val="Emphasis"/>
          <w:i w:val="0"/>
          <w:iCs w:val="0"/>
        </w:rPr>
        <w:t xml:space="preserve"> platform project</w:t>
      </w:r>
    </w:p>
    <w:p w14:paraId="34CF3DDC" w14:textId="77777777" w:rsidR="00B265DF" w:rsidRDefault="00B265DF">
      <w:pPr>
        <w:spacing w:line="240" w:lineRule="auto"/>
        <w:contextualSpacing/>
      </w:pPr>
    </w:p>
    <w:p w14:paraId="0D84F37F" w14:textId="77777777" w:rsidR="00B265DF" w:rsidRDefault="00000000">
      <w:pPr>
        <w:spacing w:line="240" w:lineRule="auto"/>
        <w:contextualSpacing/>
      </w:pPr>
      <w:r>
        <w:rPr>
          <w:rStyle w:val="Emphasis"/>
          <w:i w:val="0"/>
          <w:iCs w:val="0"/>
        </w:rPr>
        <w:t>Build the application project</w:t>
      </w:r>
    </w:p>
    <w:p w14:paraId="407E090E" w14:textId="77777777" w:rsidR="00B265DF" w:rsidRDefault="00B265DF">
      <w:pPr>
        <w:spacing w:line="240" w:lineRule="auto"/>
        <w:contextualSpacing/>
        <w:rPr>
          <w:b/>
          <w:bCs/>
        </w:rPr>
      </w:pPr>
    </w:p>
    <w:p w14:paraId="3E2E4796" w14:textId="77777777" w:rsidR="00B265DF" w:rsidRDefault="00B265DF">
      <w:pPr>
        <w:spacing w:line="240" w:lineRule="auto"/>
        <w:contextualSpacing/>
      </w:pPr>
    </w:p>
    <w:p w14:paraId="107D15BE" w14:textId="77777777" w:rsidR="00B265DF" w:rsidRDefault="00B265DF">
      <w:pPr>
        <w:spacing w:line="240" w:lineRule="auto"/>
        <w:contextualSpacing/>
      </w:pPr>
    </w:p>
    <w:p w14:paraId="29B7E21B" w14:textId="77777777" w:rsidR="00B265DF" w:rsidRDefault="00B265DF">
      <w:pPr>
        <w:spacing w:line="240" w:lineRule="auto"/>
        <w:contextualSpacing/>
      </w:pPr>
    </w:p>
    <w:p w14:paraId="0E69F59C" w14:textId="77777777" w:rsidR="00B265DF" w:rsidRDefault="00000000">
      <w:pPr>
        <w:rPr>
          <w:b/>
          <w:bCs/>
        </w:rPr>
      </w:pPr>
      <w:r>
        <w:rPr>
          <w:b/>
          <w:bCs/>
        </w:rPr>
        <w:t xml:space="preserve">How to format the SD card to boot </w:t>
      </w:r>
      <w:proofErr w:type="spellStart"/>
      <w:r>
        <w:rPr>
          <w:b/>
          <w:bCs/>
        </w:rPr>
        <w:t>Petalinux</w:t>
      </w:r>
      <w:proofErr w:type="spellEnd"/>
      <w:r>
        <w:rPr>
          <w:b/>
          <w:bCs/>
        </w:rPr>
        <w:t xml:space="preserve"> kernel</w:t>
      </w:r>
    </w:p>
    <w:p w14:paraId="1200264F" w14:textId="77777777" w:rsidR="00B265DF" w:rsidRDefault="00B265DF">
      <w:pPr>
        <w:spacing w:line="240" w:lineRule="auto"/>
        <w:contextualSpacing/>
      </w:pPr>
    </w:p>
    <w:p w14:paraId="2ACA66DD" w14:textId="77777777" w:rsidR="00B265DF" w:rsidRDefault="00000000">
      <w:pPr>
        <w:spacing w:line="240" w:lineRule="auto"/>
        <w:contextualSpacing/>
      </w:pPr>
      <w:r>
        <w:t>Resource website:</w:t>
      </w:r>
    </w:p>
    <w:p w14:paraId="31D8EEAC" w14:textId="77777777" w:rsidR="00B265DF" w:rsidRDefault="00000000">
      <w:pPr>
        <w:spacing w:line="240" w:lineRule="auto"/>
        <w:contextualSpacing/>
      </w:pPr>
      <w:r>
        <w:rPr>
          <w:rStyle w:val="Hyperlink"/>
        </w:rPr>
        <w:t>https://xilinx-wiki.atlassian.net/wiki/spaces/A/pages/18842385/How+to+format+SD+card+for+SD+boot</w:t>
      </w:r>
    </w:p>
    <w:p w14:paraId="6A4913C6" w14:textId="77777777" w:rsidR="00B265DF" w:rsidRDefault="00B265DF">
      <w:pPr>
        <w:spacing w:line="240" w:lineRule="auto"/>
        <w:contextualSpacing/>
      </w:pPr>
    </w:p>
    <w:p w14:paraId="10888439" w14:textId="77777777" w:rsidR="00B265DF" w:rsidRDefault="00000000">
      <w:pPr>
        <w:spacing w:line="240" w:lineRule="auto"/>
        <w:contextualSpacing/>
      </w:pPr>
      <w:ins w:id="173" w:author="Unknown Author" w:date="2025-01-15T13:52:00Z">
        <w:r>
          <w:t>Onboard SD Card reader: mmcblk0p</w:t>
        </w:r>
      </w:ins>
    </w:p>
    <w:p w14:paraId="60454AC2" w14:textId="77777777" w:rsidR="00B265DF" w:rsidRDefault="00000000">
      <w:pPr>
        <w:spacing w:line="240" w:lineRule="auto"/>
        <w:contextualSpacing/>
      </w:pPr>
      <w:ins w:id="174" w:author="Unknown Author" w:date="2025-01-15T13:52:00Z">
        <w:r>
          <w:t xml:space="preserve">USB SD Card reader: </w:t>
        </w:r>
        <w:proofErr w:type="spellStart"/>
        <w:r>
          <w:t>sda</w:t>
        </w:r>
      </w:ins>
      <w:proofErr w:type="spellEnd"/>
    </w:p>
    <w:p w14:paraId="5D51DC53" w14:textId="77777777" w:rsidR="00B265DF" w:rsidRDefault="00B265DF">
      <w:pPr>
        <w:spacing w:line="240" w:lineRule="auto"/>
        <w:contextualSpacing/>
      </w:pPr>
    </w:p>
    <w:p w14:paraId="287E52EA" w14:textId="77777777" w:rsidR="00B265DF" w:rsidRDefault="00000000">
      <w:pPr>
        <w:spacing w:line="240" w:lineRule="auto"/>
        <w:contextualSpacing/>
      </w:pPr>
      <w:proofErr w:type="spellStart"/>
      <w:r>
        <w:t>sudo</w:t>
      </w:r>
      <w:proofErr w:type="spellEnd"/>
      <w:r>
        <w:t xml:space="preserve"> </w:t>
      </w:r>
      <w:proofErr w:type="spellStart"/>
      <w:r>
        <w:t>fdisk</w:t>
      </w:r>
      <w:proofErr w:type="spellEnd"/>
      <w:r>
        <w:t xml:space="preserve"> /dev/mmcblk0</w:t>
      </w:r>
    </w:p>
    <w:p w14:paraId="113FB107" w14:textId="77777777" w:rsidR="00B265DF" w:rsidRDefault="00000000">
      <w:pPr>
        <w:spacing w:line="240" w:lineRule="auto"/>
        <w:contextualSpacing/>
      </w:pPr>
      <w:r>
        <w:t>d – to delete existing partition, if any</w:t>
      </w:r>
    </w:p>
    <w:p w14:paraId="53772119" w14:textId="77777777" w:rsidR="00B265DF" w:rsidRDefault="00000000">
      <w:pPr>
        <w:spacing w:line="240" w:lineRule="auto"/>
        <w:contextualSpacing/>
      </w:pPr>
      <w:r>
        <w:t>p – to display partition</w:t>
      </w:r>
    </w:p>
    <w:p w14:paraId="1C3DA7D5" w14:textId="77777777" w:rsidR="00B265DF" w:rsidRDefault="00B265DF">
      <w:pPr>
        <w:spacing w:line="240" w:lineRule="auto"/>
        <w:contextualSpacing/>
      </w:pPr>
    </w:p>
    <w:p w14:paraId="045C5180" w14:textId="77777777" w:rsidR="00B265DF" w:rsidRDefault="00000000">
      <w:pPr>
        <w:spacing w:line="240" w:lineRule="auto"/>
        <w:contextualSpacing/>
      </w:pPr>
      <w:r>
        <w:t xml:space="preserve">Create /boot </w:t>
      </w:r>
      <w:proofErr w:type="spellStart"/>
      <w:r>
        <w:t>partion</w:t>
      </w:r>
      <w:proofErr w:type="spellEnd"/>
      <w:r>
        <w:t>:</w:t>
      </w:r>
    </w:p>
    <w:p w14:paraId="64AF5B0A" w14:textId="77777777" w:rsidR="00B265DF" w:rsidRDefault="00000000">
      <w:pPr>
        <w:spacing w:line="240" w:lineRule="auto"/>
        <w:contextualSpacing/>
      </w:pPr>
      <w:r>
        <w:tab/>
        <w:t>n – create new partition</w:t>
      </w:r>
    </w:p>
    <w:p w14:paraId="364469AC" w14:textId="77777777" w:rsidR="00B265DF" w:rsidRDefault="00000000">
      <w:pPr>
        <w:spacing w:line="240" w:lineRule="auto"/>
        <w:contextualSpacing/>
      </w:pPr>
      <w:r>
        <w:tab/>
        <w:t>p – create primary partition</w:t>
      </w:r>
    </w:p>
    <w:p w14:paraId="7996B98E" w14:textId="77777777" w:rsidR="00B265DF" w:rsidRDefault="00000000">
      <w:pPr>
        <w:spacing w:line="240" w:lineRule="auto"/>
        <w:contextualSpacing/>
      </w:pPr>
      <w:r>
        <w:tab/>
        <w:t xml:space="preserve">Use default settings for Partition number and First Sector </w:t>
      </w:r>
    </w:p>
    <w:p w14:paraId="26598721" w14:textId="77777777" w:rsidR="00B265DF" w:rsidRDefault="00000000">
      <w:pPr>
        <w:spacing w:line="240" w:lineRule="auto"/>
        <w:contextualSpacing/>
      </w:pPr>
      <w:r>
        <w:tab/>
        <w:t>Last Sector: +1G</w:t>
      </w:r>
    </w:p>
    <w:p w14:paraId="53A1D148" w14:textId="77777777" w:rsidR="00B265DF" w:rsidRDefault="00000000">
      <w:pPr>
        <w:spacing w:line="240" w:lineRule="auto"/>
        <w:contextualSpacing/>
      </w:pPr>
      <w:r>
        <w:tab/>
        <w:t>a – set bootable flag</w:t>
      </w:r>
    </w:p>
    <w:p w14:paraId="01E69E43" w14:textId="77777777" w:rsidR="00B265DF" w:rsidRDefault="00000000">
      <w:pPr>
        <w:spacing w:line="240" w:lineRule="auto"/>
        <w:contextualSpacing/>
      </w:pPr>
      <w:r>
        <w:tab/>
        <w:t>p – display partition, should see * under Boot</w:t>
      </w:r>
    </w:p>
    <w:p w14:paraId="0752216C" w14:textId="77777777" w:rsidR="00B265DF" w:rsidRDefault="00B265DF">
      <w:pPr>
        <w:spacing w:line="240" w:lineRule="auto"/>
        <w:contextualSpacing/>
      </w:pPr>
    </w:p>
    <w:p w14:paraId="74D8DEBC" w14:textId="77777777" w:rsidR="00B265DF" w:rsidRDefault="00000000">
      <w:pPr>
        <w:spacing w:line="240" w:lineRule="auto"/>
        <w:contextualSpacing/>
      </w:pPr>
      <w:r>
        <w:t xml:space="preserve">Create /root </w:t>
      </w:r>
      <w:proofErr w:type="spellStart"/>
      <w:r>
        <w:t>partion</w:t>
      </w:r>
      <w:proofErr w:type="spellEnd"/>
      <w:r>
        <w:t>:</w:t>
      </w:r>
    </w:p>
    <w:p w14:paraId="3EE5D377" w14:textId="77777777" w:rsidR="00B265DF" w:rsidRDefault="00000000">
      <w:pPr>
        <w:spacing w:line="240" w:lineRule="auto"/>
        <w:contextualSpacing/>
      </w:pPr>
      <w:r>
        <w:tab/>
        <w:t>n – create new partition</w:t>
      </w:r>
    </w:p>
    <w:p w14:paraId="11EE4CA2" w14:textId="77777777" w:rsidR="00B265DF" w:rsidRDefault="00000000">
      <w:pPr>
        <w:spacing w:line="240" w:lineRule="auto"/>
        <w:contextualSpacing/>
      </w:pPr>
      <w:r>
        <w:tab/>
        <w:t>p – create primary partition</w:t>
      </w:r>
    </w:p>
    <w:p w14:paraId="7DFE9281" w14:textId="77777777" w:rsidR="00B265DF" w:rsidRDefault="00000000">
      <w:pPr>
        <w:spacing w:line="240" w:lineRule="auto"/>
        <w:contextualSpacing/>
      </w:pPr>
      <w:r>
        <w:tab/>
        <w:t xml:space="preserve">Use default settings for Partition number, First Sector and Last Sector </w:t>
      </w:r>
    </w:p>
    <w:p w14:paraId="2A474CC9" w14:textId="77777777" w:rsidR="00B265DF" w:rsidRDefault="00B265DF">
      <w:pPr>
        <w:spacing w:line="240" w:lineRule="auto"/>
        <w:contextualSpacing/>
      </w:pPr>
    </w:p>
    <w:p w14:paraId="0C59807B" w14:textId="77777777" w:rsidR="00B265DF" w:rsidRDefault="00000000">
      <w:pPr>
        <w:spacing w:line="240" w:lineRule="auto"/>
        <w:contextualSpacing/>
      </w:pPr>
      <w:r>
        <w:t>Display partition:</w:t>
      </w:r>
    </w:p>
    <w:p w14:paraId="60A2B0C5" w14:textId="77777777" w:rsidR="00B265DF" w:rsidRDefault="00000000">
      <w:pPr>
        <w:spacing w:line="240" w:lineRule="auto"/>
        <w:contextualSpacing/>
        <w:rPr>
          <w:i/>
          <w:iCs/>
        </w:rPr>
      </w:pPr>
      <w:r>
        <w:rPr>
          <w:i/>
          <w:iCs/>
        </w:rPr>
        <w:t xml:space="preserve">Device         Boot   Start      </w:t>
      </w:r>
      <w:proofErr w:type="gramStart"/>
      <w:r>
        <w:rPr>
          <w:i/>
          <w:iCs/>
        </w:rPr>
        <w:t>End  Sectors</w:t>
      </w:r>
      <w:proofErr w:type="gramEnd"/>
      <w:r>
        <w:rPr>
          <w:i/>
          <w:iCs/>
        </w:rPr>
        <w:t xml:space="preserve">  Size Id Type</w:t>
      </w:r>
    </w:p>
    <w:p w14:paraId="5C645759" w14:textId="77777777" w:rsidR="00B265DF" w:rsidRDefault="00000000">
      <w:pPr>
        <w:spacing w:line="240" w:lineRule="auto"/>
        <w:contextualSpacing/>
        <w:rPr>
          <w:i/>
          <w:iCs/>
        </w:rPr>
      </w:pPr>
      <w:r>
        <w:rPr>
          <w:i/>
          <w:iCs/>
        </w:rPr>
        <w:t xml:space="preserve">/dev/mmcblk0p1 *       </w:t>
      </w:r>
      <w:proofErr w:type="gramStart"/>
      <w:r>
        <w:rPr>
          <w:i/>
          <w:iCs/>
        </w:rPr>
        <w:t>2048  2099199</w:t>
      </w:r>
      <w:proofErr w:type="gramEnd"/>
      <w:r>
        <w:rPr>
          <w:i/>
          <w:iCs/>
        </w:rPr>
        <w:t xml:space="preserve">  2097152    1G 83 Linux</w:t>
      </w:r>
    </w:p>
    <w:p w14:paraId="1077CCBF" w14:textId="77777777" w:rsidR="00B265DF" w:rsidRDefault="00000000">
      <w:pPr>
        <w:spacing w:line="240" w:lineRule="auto"/>
        <w:contextualSpacing/>
        <w:rPr>
          <w:i/>
          <w:iCs/>
        </w:rPr>
      </w:pPr>
      <w:r>
        <w:rPr>
          <w:i/>
          <w:iCs/>
        </w:rPr>
        <w:t>/dev/mmcblk0p2      2099200 31116287 29017088 13.9G 83 Linux</w:t>
      </w:r>
    </w:p>
    <w:p w14:paraId="5EF685F0" w14:textId="77777777" w:rsidR="00B265DF" w:rsidRDefault="00B265DF">
      <w:pPr>
        <w:spacing w:line="240" w:lineRule="auto"/>
        <w:contextualSpacing/>
      </w:pPr>
    </w:p>
    <w:p w14:paraId="327D3E20" w14:textId="77777777" w:rsidR="00B265DF" w:rsidRDefault="00000000">
      <w:pPr>
        <w:spacing w:line="240" w:lineRule="auto"/>
        <w:contextualSpacing/>
      </w:pPr>
      <w:r>
        <w:t>Write partition:</w:t>
      </w:r>
    </w:p>
    <w:p w14:paraId="09C527B9" w14:textId="77777777" w:rsidR="00B265DF" w:rsidRDefault="00000000">
      <w:pPr>
        <w:spacing w:line="240" w:lineRule="auto"/>
        <w:contextualSpacing/>
      </w:pPr>
      <w:r>
        <w:tab/>
        <w:t>- w – write partition</w:t>
      </w:r>
    </w:p>
    <w:p w14:paraId="6B918C5E" w14:textId="77777777" w:rsidR="00B265DF" w:rsidRDefault="00000000">
      <w:pPr>
        <w:spacing w:line="240" w:lineRule="auto"/>
        <w:contextualSpacing/>
      </w:pPr>
      <w:r>
        <w:tab/>
      </w:r>
    </w:p>
    <w:p w14:paraId="49C2D9C6" w14:textId="77777777" w:rsidR="00B265DF" w:rsidRDefault="00000000">
      <w:pPr>
        <w:spacing w:line="240" w:lineRule="auto"/>
        <w:contextualSpacing/>
      </w:pPr>
      <w:r>
        <w:t>Formatting partition:</w:t>
      </w:r>
    </w:p>
    <w:p w14:paraId="532962DC" w14:textId="77777777" w:rsidR="00B265DF" w:rsidRDefault="00000000">
      <w:pPr>
        <w:spacing w:line="240" w:lineRule="auto"/>
        <w:contextualSpacing/>
      </w:pPr>
      <w:proofErr w:type="spellStart"/>
      <w:r>
        <w:rPr>
          <w:rStyle w:val="SourceText"/>
        </w:rPr>
        <w:t>sudo</w:t>
      </w:r>
      <w:proofErr w:type="spellEnd"/>
      <w:r>
        <w:rPr>
          <w:rStyle w:val="SourceText"/>
        </w:rPr>
        <w:t xml:space="preserve"> </w:t>
      </w:r>
      <w:proofErr w:type="spellStart"/>
      <w:proofErr w:type="gramStart"/>
      <w:r>
        <w:rPr>
          <w:rStyle w:val="SourceText"/>
        </w:rPr>
        <w:t>mkfs.vfat</w:t>
      </w:r>
      <w:proofErr w:type="spellEnd"/>
      <w:proofErr w:type="gramEnd"/>
      <w:r>
        <w:rPr>
          <w:rStyle w:val="SourceText"/>
        </w:rPr>
        <w:t xml:space="preserve"> -F 32 -n boot /dev/</w:t>
      </w:r>
      <w:r>
        <w:rPr>
          <w:rStyle w:val="SourceText"/>
          <w:i/>
          <w:iCs/>
        </w:rPr>
        <w:t>mmcblk0p1</w:t>
      </w:r>
    </w:p>
    <w:p w14:paraId="75C27B45" w14:textId="77777777" w:rsidR="00B265DF" w:rsidRDefault="00000000">
      <w:pPr>
        <w:spacing w:line="240" w:lineRule="auto"/>
        <w:contextualSpacing/>
      </w:pPr>
      <w:proofErr w:type="spellStart"/>
      <w:r>
        <w:rPr>
          <w:rStyle w:val="SourceText"/>
        </w:rPr>
        <w:lastRenderedPageBreak/>
        <w:t>sudo</w:t>
      </w:r>
      <w:proofErr w:type="spellEnd"/>
      <w:r>
        <w:rPr>
          <w:rStyle w:val="SourceText"/>
        </w:rPr>
        <w:t xml:space="preserve"> </w:t>
      </w:r>
      <w:proofErr w:type="gramStart"/>
      <w:r>
        <w:rPr>
          <w:rStyle w:val="SourceText"/>
        </w:rPr>
        <w:t>mkfs.ext</w:t>
      </w:r>
      <w:proofErr w:type="gramEnd"/>
      <w:r>
        <w:rPr>
          <w:rStyle w:val="SourceText"/>
        </w:rPr>
        <w:t>4 -L root /dev/</w:t>
      </w:r>
      <w:r>
        <w:rPr>
          <w:rStyle w:val="SourceText"/>
          <w:i/>
          <w:iCs/>
        </w:rPr>
        <w:t>mmcblk0p2</w:t>
      </w:r>
    </w:p>
    <w:p w14:paraId="40FFEEBE" w14:textId="77777777" w:rsidR="00B265DF" w:rsidRDefault="00B265DF">
      <w:pPr>
        <w:spacing w:line="240" w:lineRule="auto"/>
        <w:contextualSpacing/>
      </w:pPr>
    </w:p>
    <w:p w14:paraId="3576BF6C" w14:textId="77777777" w:rsidR="00B265DF" w:rsidRDefault="00000000">
      <w:pPr>
        <w:spacing w:line="240" w:lineRule="auto"/>
        <w:contextualSpacing/>
      </w:pPr>
      <w:r>
        <w:br/>
      </w:r>
      <w:r>
        <w:br/>
      </w:r>
      <w:r>
        <w:br w:type="page"/>
      </w:r>
    </w:p>
    <w:p w14:paraId="279A6841" w14:textId="77777777" w:rsidR="00B265DF" w:rsidRDefault="00000000">
      <w:pPr>
        <w:spacing w:line="240" w:lineRule="auto"/>
        <w:contextualSpacing/>
        <w:rPr>
          <w:b/>
          <w:bCs/>
        </w:rPr>
      </w:pPr>
      <w:r>
        <w:rPr>
          <w:b/>
          <w:bCs/>
        </w:rPr>
        <w:lastRenderedPageBreak/>
        <w:t>Steps to connect to the ZCU208 Eval Kit</w:t>
      </w:r>
    </w:p>
    <w:p w14:paraId="699E4D2B" w14:textId="77777777" w:rsidR="00B265DF" w:rsidRDefault="00B265DF">
      <w:pPr>
        <w:spacing w:line="240" w:lineRule="auto"/>
        <w:contextualSpacing/>
        <w:rPr>
          <w:b/>
          <w:bCs/>
        </w:rPr>
      </w:pPr>
    </w:p>
    <w:p w14:paraId="7903565D" w14:textId="77777777" w:rsidR="00B265DF" w:rsidRDefault="00000000">
      <w:pPr>
        <w:spacing w:line="240" w:lineRule="auto"/>
        <w:contextualSpacing/>
      </w:pPr>
      <w:r>
        <w:rPr>
          <w:rStyle w:val="Emphasis"/>
          <w:i w:val="0"/>
          <w:iCs w:val="0"/>
        </w:rPr>
        <w:t>Connect serial terminal with “</w:t>
      </w:r>
      <w:proofErr w:type="spellStart"/>
      <w:r>
        <w:rPr>
          <w:rStyle w:val="Emphasis"/>
          <w:i w:val="0"/>
          <w:iCs w:val="0"/>
        </w:rPr>
        <w:t>sudo</w:t>
      </w:r>
      <w:proofErr w:type="spellEnd"/>
      <w:r>
        <w:rPr>
          <w:rStyle w:val="Emphasis"/>
          <w:i w:val="0"/>
          <w:iCs w:val="0"/>
        </w:rPr>
        <w:t xml:space="preserve"> </w:t>
      </w:r>
      <w:proofErr w:type="spellStart"/>
      <w:r>
        <w:rPr>
          <w:rStyle w:val="Emphasis"/>
          <w:i w:val="0"/>
          <w:iCs w:val="0"/>
        </w:rPr>
        <w:t>gtkterm</w:t>
      </w:r>
      <w:proofErr w:type="spellEnd"/>
      <w:r>
        <w:rPr>
          <w:rStyle w:val="Emphasis"/>
          <w:i w:val="0"/>
          <w:iCs w:val="0"/>
        </w:rPr>
        <w:t>”, configure a new port with these settings</w:t>
      </w:r>
    </w:p>
    <w:p w14:paraId="101535A2" w14:textId="77777777" w:rsidR="00B265DF" w:rsidRDefault="00000000">
      <w:pPr>
        <w:spacing w:line="240" w:lineRule="auto"/>
        <w:contextualSpacing/>
      </w:pPr>
      <w:r>
        <w:rPr>
          <w:rStyle w:val="Emphasis"/>
          <w:i w:val="0"/>
          <w:iCs w:val="0"/>
        </w:rPr>
        <w:t>- dev/ttyUSB1</w:t>
      </w:r>
    </w:p>
    <w:p w14:paraId="18B74778" w14:textId="77777777" w:rsidR="00B265DF" w:rsidRDefault="00000000">
      <w:pPr>
        <w:spacing w:line="240" w:lineRule="auto"/>
        <w:contextualSpacing/>
      </w:pPr>
      <w:r>
        <w:rPr>
          <w:rStyle w:val="Emphasis"/>
          <w:i w:val="0"/>
          <w:iCs w:val="0"/>
        </w:rPr>
        <w:t>- 115200, N-8-1-N</w:t>
      </w:r>
    </w:p>
    <w:p w14:paraId="4A3D823D" w14:textId="77777777" w:rsidR="00B265DF" w:rsidRDefault="00B265DF">
      <w:pPr>
        <w:spacing w:line="240" w:lineRule="auto"/>
        <w:contextualSpacing/>
      </w:pPr>
    </w:p>
    <w:p w14:paraId="34BA281E" w14:textId="77777777" w:rsidR="00B265DF" w:rsidRDefault="00000000">
      <w:pPr>
        <w:spacing w:line="240" w:lineRule="auto"/>
        <w:contextualSpacing/>
      </w:pPr>
      <w:r>
        <w:rPr>
          <w:rStyle w:val="Emphasis"/>
          <w:i w:val="0"/>
          <w:iCs w:val="0"/>
        </w:rPr>
        <w:t xml:space="preserve">Boot the board with the new SD Card.  SW6 is set to </w:t>
      </w:r>
      <w:proofErr w:type="gramStart"/>
      <w:r>
        <w:rPr>
          <w:rStyle w:val="Emphasis"/>
          <w:i w:val="0"/>
          <w:iCs w:val="0"/>
        </w:rPr>
        <w:t>ON</w:t>
      </w:r>
      <w:proofErr w:type="gramEnd"/>
      <w:r>
        <w:rPr>
          <w:rStyle w:val="Emphasis"/>
          <w:i w:val="0"/>
          <w:iCs w:val="0"/>
        </w:rPr>
        <w:t>, OFF, OFF, OFF</w:t>
      </w:r>
    </w:p>
    <w:p w14:paraId="64A1C516" w14:textId="77777777" w:rsidR="00B265DF" w:rsidRDefault="00B265DF">
      <w:pPr>
        <w:spacing w:line="240" w:lineRule="auto"/>
        <w:contextualSpacing/>
        <w:rPr>
          <w:b/>
          <w:bCs/>
        </w:rPr>
      </w:pPr>
    </w:p>
    <w:p w14:paraId="2D12D40E" w14:textId="77777777" w:rsidR="00B265DF" w:rsidRDefault="00000000">
      <w:pPr>
        <w:spacing w:line="240" w:lineRule="auto"/>
        <w:contextualSpacing/>
      </w:pPr>
      <w:r>
        <w:rPr>
          <w:rStyle w:val="Emphasis"/>
          <w:b/>
          <w:bCs/>
          <w:i w:val="0"/>
          <w:iCs w:val="0"/>
        </w:rPr>
        <w:t>Steps to transfer files from the development computer to ZCU208 Eval Kit</w:t>
      </w:r>
    </w:p>
    <w:p w14:paraId="465DE89D" w14:textId="77777777" w:rsidR="00B265DF" w:rsidRDefault="00B265DF">
      <w:pPr>
        <w:spacing w:line="240" w:lineRule="auto"/>
        <w:contextualSpacing/>
      </w:pPr>
    </w:p>
    <w:p w14:paraId="1BB1AC79" w14:textId="77777777" w:rsidR="00B265DF" w:rsidRDefault="00000000">
      <w:pPr>
        <w:spacing w:line="240" w:lineRule="auto"/>
        <w:contextualSpacing/>
      </w:pPr>
      <w:proofErr w:type="spellStart"/>
      <w:r>
        <w:t>scp</w:t>
      </w:r>
      <w:proofErr w:type="spellEnd"/>
      <w:r>
        <w:t xml:space="preserve"> &lt;file to transfer&gt; </w:t>
      </w:r>
      <w:hyperlink r:id="rId9">
        <w:r>
          <w:rPr>
            <w:rStyle w:val="Hyperlink"/>
          </w:rPr>
          <w:t>root@172.16.80.X</w:t>
        </w:r>
      </w:hyperlink>
      <w:r>
        <w:t>:/</w:t>
      </w:r>
      <w:proofErr w:type="spellStart"/>
      <w:r>
        <w:t>mnt</w:t>
      </w:r>
      <w:proofErr w:type="spellEnd"/>
      <w:r>
        <w:t>/sd-mmcblk0p1/</w:t>
      </w:r>
    </w:p>
    <w:p w14:paraId="0A3264D8" w14:textId="77777777" w:rsidR="00B265DF" w:rsidRDefault="00000000">
      <w:pPr>
        <w:spacing w:line="240" w:lineRule="auto"/>
        <w:contextualSpacing/>
      </w:pPr>
      <w:r>
        <w:rPr>
          <w:rStyle w:val="Emphasis"/>
          <w:i w:val="0"/>
          <w:iCs w:val="0"/>
        </w:rPr>
        <w:t>password is root</w:t>
      </w:r>
    </w:p>
    <w:p w14:paraId="4A535F80" w14:textId="77777777" w:rsidR="00B265DF" w:rsidRDefault="00B265DF">
      <w:pPr>
        <w:spacing w:line="240" w:lineRule="auto"/>
        <w:contextualSpacing/>
      </w:pPr>
    </w:p>
    <w:p w14:paraId="7B8391B4" w14:textId="77777777" w:rsidR="00B265DF" w:rsidRDefault="00000000">
      <w:pPr>
        <w:spacing w:line="240" w:lineRule="auto"/>
        <w:contextualSpacing/>
      </w:pPr>
      <w:r>
        <w:rPr>
          <w:rStyle w:val="Emphasis"/>
          <w:i w:val="0"/>
          <w:iCs w:val="0"/>
        </w:rPr>
        <w:t xml:space="preserve">For ZCU104: </w:t>
      </w:r>
    </w:p>
    <w:p w14:paraId="0179AF4A" w14:textId="77777777" w:rsidR="00B265DF" w:rsidRDefault="00000000">
      <w:pPr>
        <w:spacing w:line="240" w:lineRule="auto"/>
        <w:contextualSpacing/>
      </w:pPr>
      <w:proofErr w:type="spellStart"/>
      <w:r>
        <w:rPr>
          <w:rStyle w:val="Emphasis"/>
          <w:i w:val="0"/>
          <w:iCs w:val="0"/>
        </w:rPr>
        <w:t>scp</w:t>
      </w:r>
      <w:proofErr w:type="spellEnd"/>
      <w:r>
        <w:rPr>
          <w:rStyle w:val="Emphasis"/>
          <w:i w:val="0"/>
          <w:iCs w:val="0"/>
        </w:rPr>
        <w:t xml:space="preserve"> zcu104-app.elf </w:t>
      </w:r>
      <w:hyperlink r:id="rId10">
        <w:r>
          <w:rPr>
            <w:rStyle w:val="Hyperlink"/>
          </w:rPr>
          <w:t>root@172.16.80.3</w:t>
        </w:r>
      </w:hyperlink>
      <w:r>
        <w:rPr>
          <w:rStyle w:val="Emphasis"/>
          <w:i w:val="0"/>
          <w:iCs w:val="0"/>
        </w:rPr>
        <w:t>:/</w:t>
      </w:r>
      <w:proofErr w:type="spellStart"/>
      <w:r>
        <w:rPr>
          <w:rStyle w:val="Emphasis"/>
          <w:i w:val="0"/>
          <w:iCs w:val="0"/>
        </w:rPr>
        <w:t>mnt</w:t>
      </w:r>
      <w:proofErr w:type="spellEnd"/>
      <w:r>
        <w:rPr>
          <w:rStyle w:val="Emphasis"/>
          <w:i w:val="0"/>
          <w:iCs w:val="0"/>
        </w:rPr>
        <w:t>/sd-mmcblk0p1/bin/soc-</w:t>
      </w:r>
      <w:proofErr w:type="spellStart"/>
      <w:r>
        <w:rPr>
          <w:rStyle w:val="Emphasis"/>
          <w:i w:val="0"/>
          <w:iCs w:val="0"/>
        </w:rPr>
        <w:t>app.elf</w:t>
      </w:r>
      <w:proofErr w:type="spellEnd"/>
    </w:p>
    <w:p w14:paraId="344657F7" w14:textId="77777777" w:rsidR="00B265DF" w:rsidRDefault="00B265DF">
      <w:pPr>
        <w:spacing w:line="240" w:lineRule="auto"/>
        <w:contextualSpacing/>
      </w:pPr>
    </w:p>
    <w:p w14:paraId="09A96D69" w14:textId="77777777" w:rsidR="00B265DF" w:rsidRDefault="00000000">
      <w:pPr>
        <w:spacing w:line="240" w:lineRule="auto"/>
        <w:contextualSpacing/>
      </w:pPr>
      <w:r>
        <w:rPr>
          <w:rStyle w:val="Emphasis"/>
          <w:i w:val="0"/>
          <w:iCs w:val="0"/>
        </w:rPr>
        <w:t>For ZCU108:</w:t>
      </w:r>
    </w:p>
    <w:p w14:paraId="43D7097B" w14:textId="77777777" w:rsidR="00B265DF" w:rsidRDefault="00000000">
      <w:pPr>
        <w:spacing w:line="240" w:lineRule="auto"/>
        <w:contextualSpacing/>
        <w:rPr>
          <w:del w:id="175" w:author="Unknown Author" w:date="2022-08-16T15:32:00Z"/>
        </w:rPr>
      </w:pPr>
      <w:proofErr w:type="spellStart"/>
      <w:r>
        <w:rPr>
          <w:rStyle w:val="Emphasis"/>
          <w:i w:val="0"/>
          <w:iCs w:val="0"/>
        </w:rPr>
        <w:t>scp</w:t>
      </w:r>
      <w:proofErr w:type="spellEnd"/>
      <w:r>
        <w:rPr>
          <w:rStyle w:val="Emphasis"/>
          <w:i w:val="0"/>
          <w:iCs w:val="0"/>
        </w:rPr>
        <w:t xml:space="preserve"> zcu208-app.elf root@172.16.80.9:/</w:t>
      </w:r>
      <w:proofErr w:type="spellStart"/>
      <w:r>
        <w:rPr>
          <w:rStyle w:val="Emphasis"/>
          <w:i w:val="0"/>
          <w:iCs w:val="0"/>
        </w:rPr>
        <w:t>mnt</w:t>
      </w:r>
      <w:proofErr w:type="spellEnd"/>
      <w:r>
        <w:rPr>
          <w:rStyle w:val="Emphasis"/>
          <w:i w:val="0"/>
          <w:iCs w:val="0"/>
        </w:rPr>
        <w:t>/sd-mmcblk0p1/bin/soc-</w:t>
      </w:r>
      <w:proofErr w:type="spellStart"/>
      <w:r>
        <w:rPr>
          <w:rStyle w:val="Emphasis"/>
          <w:i w:val="0"/>
          <w:iCs w:val="0"/>
        </w:rPr>
        <w:t>app.elf</w:t>
      </w:r>
      <w:proofErr w:type="spellEnd"/>
    </w:p>
    <w:p w14:paraId="2B939BF3" w14:textId="77777777" w:rsidR="00B265DF" w:rsidRDefault="00000000">
      <w:pPr>
        <w:spacing w:line="240" w:lineRule="auto"/>
        <w:contextualSpacing/>
        <w:rPr>
          <w:ins w:id="176" w:author="Unknown Author" w:date="2022-08-16T15:32:00Z"/>
        </w:rPr>
      </w:pPr>
      <w:r>
        <w:br w:type="page"/>
      </w:r>
    </w:p>
    <w:p w14:paraId="58D2766B" w14:textId="77777777" w:rsidR="00B265DF" w:rsidRDefault="00000000">
      <w:pPr>
        <w:spacing w:line="240" w:lineRule="auto"/>
        <w:contextualSpacing/>
        <w:rPr>
          <w:ins w:id="177" w:author="Unknown Author" w:date="2022-08-16T15:32:00Z"/>
          <w:b/>
          <w:bCs/>
          <w:sz w:val="26"/>
          <w:szCs w:val="26"/>
        </w:rPr>
      </w:pPr>
      <w:ins w:id="178" w:author="Unknown Author" w:date="2022-08-16T15:32:00Z">
        <w:r>
          <w:rPr>
            <w:b/>
            <w:bCs/>
            <w:sz w:val="26"/>
            <w:szCs w:val="26"/>
          </w:rPr>
          <w:lastRenderedPageBreak/>
          <w:t>Step to create script to run automatically at startup</w:t>
        </w:r>
      </w:ins>
    </w:p>
    <w:p w14:paraId="1D15C91B" w14:textId="77777777" w:rsidR="00B265DF" w:rsidRDefault="00B265DF">
      <w:pPr>
        <w:spacing w:line="240" w:lineRule="auto"/>
        <w:contextualSpacing/>
      </w:pPr>
    </w:p>
    <w:p w14:paraId="67D0C94D" w14:textId="77777777" w:rsidR="00B265DF" w:rsidRDefault="00000000">
      <w:pPr>
        <w:spacing w:line="240" w:lineRule="auto"/>
        <w:contextualSpacing/>
      </w:pPr>
      <w:ins w:id="179" w:author="Unknown Author" w:date="2022-08-16T15:32:00Z">
        <w:r>
          <w:t xml:space="preserve">Run:  </w:t>
        </w:r>
      </w:ins>
    </w:p>
    <w:p w14:paraId="4FC78D87" w14:textId="77777777" w:rsidR="00B265DF" w:rsidRDefault="00000000">
      <w:pPr>
        <w:spacing w:line="240" w:lineRule="auto"/>
        <w:contextualSpacing/>
        <w:rPr>
          <w:ins w:id="180" w:author="Unknown Author" w:date="2022-08-16T15:32:00Z"/>
          <w:i/>
          <w:iCs/>
        </w:rPr>
      </w:pPr>
      <w:proofErr w:type="spellStart"/>
      <w:ins w:id="181" w:author="Unknown Author" w:date="2022-08-16T15:32:00Z">
        <w:r>
          <w:rPr>
            <w:i/>
            <w:iCs/>
          </w:rPr>
          <w:t>petalinux</w:t>
        </w:r>
        <w:proofErr w:type="spellEnd"/>
        <w:r>
          <w:rPr>
            <w:i/>
            <w:iCs/>
          </w:rPr>
          <w:t xml:space="preserve">-create -t apps --template install -n </w:t>
        </w:r>
        <w:proofErr w:type="spellStart"/>
        <w:r>
          <w:rPr>
            <w:i/>
            <w:iCs/>
          </w:rPr>
          <w:t>myapp-init</w:t>
        </w:r>
        <w:proofErr w:type="spellEnd"/>
        <w:r>
          <w:rPr>
            <w:i/>
            <w:iCs/>
          </w:rPr>
          <w:t xml:space="preserve"> --enable</w:t>
        </w:r>
      </w:ins>
    </w:p>
    <w:p w14:paraId="358D45DE" w14:textId="77777777" w:rsidR="00B265DF" w:rsidRDefault="00B265DF">
      <w:pPr>
        <w:spacing w:line="240" w:lineRule="auto"/>
        <w:contextualSpacing/>
      </w:pPr>
    </w:p>
    <w:p w14:paraId="07BE169D" w14:textId="77777777" w:rsidR="00B265DF" w:rsidRDefault="00000000">
      <w:pPr>
        <w:spacing w:line="240" w:lineRule="auto"/>
        <w:contextualSpacing/>
      </w:pPr>
      <w:ins w:id="182" w:author="Unknown Author" w:date="2022-08-16T15:32:00Z">
        <w:r>
          <w:t>Edit myapp-init.bb</w:t>
        </w:r>
      </w:ins>
    </w:p>
    <w:p w14:paraId="22764B05" w14:textId="77777777" w:rsidR="00B265DF" w:rsidRDefault="00000000">
      <w:pPr>
        <w:spacing w:line="240" w:lineRule="auto"/>
        <w:contextualSpacing/>
      </w:pPr>
      <w:ins w:id="183" w:author="Unknown Author" w:date="2022-08-16T15:32:00Z">
        <w:r>
          <w:tab/>
        </w:r>
        <w:r>
          <w:rPr>
            <w:i/>
            <w:iCs/>
          </w:rPr>
          <w:t>#</w:t>
        </w:r>
      </w:ins>
    </w:p>
    <w:p w14:paraId="2F28CB52" w14:textId="77777777" w:rsidR="00B265DF" w:rsidRDefault="00000000">
      <w:pPr>
        <w:spacing w:line="240" w:lineRule="auto"/>
        <w:contextualSpacing/>
        <w:rPr>
          <w:ins w:id="184" w:author="Unknown Author" w:date="2022-08-16T15:32:00Z"/>
          <w:i/>
          <w:iCs/>
        </w:rPr>
      </w:pPr>
      <w:ins w:id="185" w:author="Unknown Author" w:date="2022-08-16T15:32:00Z">
        <w:r>
          <w:rPr>
            <w:i/>
            <w:iCs/>
          </w:rPr>
          <w:tab/>
          <w:t xml:space="preserve"># This file is the </w:t>
        </w:r>
        <w:proofErr w:type="spellStart"/>
        <w:r>
          <w:rPr>
            <w:i/>
            <w:iCs/>
          </w:rPr>
          <w:t>myapp-init</w:t>
        </w:r>
        <w:proofErr w:type="spellEnd"/>
        <w:r>
          <w:rPr>
            <w:i/>
            <w:iCs/>
          </w:rPr>
          <w:t xml:space="preserve"> recipe.</w:t>
        </w:r>
      </w:ins>
    </w:p>
    <w:p w14:paraId="4B0CCDB9" w14:textId="77777777" w:rsidR="00B265DF" w:rsidRDefault="00000000">
      <w:pPr>
        <w:spacing w:line="240" w:lineRule="auto"/>
        <w:contextualSpacing/>
        <w:rPr>
          <w:ins w:id="186" w:author="Unknown Author" w:date="2022-08-16T15:32:00Z"/>
          <w:i/>
          <w:iCs/>
        </w:rPr>
      </w:pPr>
      <w:ins w:id="187" w:author="Unknown Author" w:date="2022-08-16T15:32:00Z">
        <w:r>
          <w:rPr>
            <w:i/>
            <w:iCs/>
          </w:rPr>
          <w:tab/>
          <w:t>#</w:t>
        </w:r>
      </w:ins>
    </w:p>
    <w:p w14:paraId="453D103E" w14:textId="77777777" w:rsidR="00B265DF" w:rsidRDefault="00B265DF">
      <w:pPr>
        <w:spacing w:line="240" w:lineRule="auto"/>
        <w:contextualSpacing/>
        <w:rPr>
          <w:ins w:id="188" w:author="Unknown Author" w:date="2022-08-16T15:32:00Z"/>
          <w:i/>
          <w:iCs/>
        </w:rPr>
      </w:pPr>
    </w:p>
    <w:p w14:paraId="52A4F2CA" w14:textId="77777777" w:rsidR="00B265DF" w:rsidRDefault="00000000">
      <w:pPr>
        <w:spacing w:line="240" w:lineRule="auto"/>
        <w:contextualSpacing/>
        <w:rPr>
          <w:ins w:id="189" w:author="Unknown Author" w:date="2022-08-16T15:32:00Z"/>
          <w:i/>
          <w:iCs/>
        </w:rPr>
      </w:pPr>
      <w:ins w:id="190" w:author="Unknown Author" w:date="2022-08-16T15:32:00Z">
        <w:r>
          <w:rPr>
            <w:i/>
            <w:iCs/>
          </w:rPr>
          <w:tab/>
          <w:t xml:space="preserve">SUMMARY = "Simple </w:t>
        </w:r>
        <w:proofErr w:type="spellStart"/>
        <w:r>
          <w:rPr>
            <w:i/>
            <w:iCs/>
          </w:rPr>
          <w:t>myapp-init</w:t>
        </w:r>
        <w:proofErr w:type="spellEnd"/>
        <w:r>
          <w:rPr>
            <w:i/>
            <w:iCs/>
          </w:rPr>
          <w:t xml:space="preserve"> application"</w:t>
        </w:r>
      </w:ins>
    </w:p>
    <w:p w14:paraId="1D03082D" w14:textId="77777777" w:rsidR="00B265DF" w:rsidRDefault="00000000">
      <w:pPr>
        <w:spacing w:line="240" w:lineRule="auto"/>
        <w:contextualSpacing/>
        <w:rPr>
          <w:ins w:id="191" w:author="Unknown Author" w:date="2022-08-16T15:32:00Z"/>
          <w:i/>
          <w:iCs/>
        </w:rPr>
      </w:pPr>
      <w:ins w:id="192" w:author="Unknown Author" w:date="2022-08-16T15:32:00Z">
        <w:r>
          <w:rPr>
            <w:i/>
            <w:iCs/>
          </w:rPr>
          <w:tab/>
          <w:t>SECTION = "PETALINUX/apps"</w:t>
        </w:r>
      </w:ins>
    </w:p>
    <w:p w14:paraId="185D6331" w14:textId="77777777" w:rsidR="00B265DF" w:rsidRDefault="00000000">
      <w:pPr>
        <w:spacing w:line="240" w:lineRule="auto"/>
        <w:contextualSpacing/>
        <w:rPr>
          <w:ins w:id="193" w:author="Unknown Author" w:date="2022-08-16T15:32:00Z"/>
          <w:i/>
          <w:iCs/>
        </w:rPr>
      </w:pPr>
      <w:ins w:id="194" w:author="Unknown Author" w:date="2022-08-16T15:32:00Z">
        <w:r>
          <w:rPr>
            <w:i/>
            <w:iCs/>
          </w:rPr>
          <w:tab/>
          <w:t>LICENSE = "MIT"</w:t>
        </w:r>
      </w:ins>
    </w:p>
    <w:p w14:paraId="51B31528" w14:textId="77777777" w:rsidR="00B265DF" w:rsidRDefault="00000000">
      <w:pPr>
        <w:spacing w:line="240" w:lineRule="auto"/>
        <w:contextualSpacing/>
        <w:rPr>
          <w:ins w:id="195" w:author="Unknown Author" w:date="2022-08-16T15:32:00Z"/>
          <w:i/>
          <w:iCs/>
        </w:rPr>
      </w:pPr>
      <w:ins w:id="196" w:author="Unknown Author" w:date="2022-08-16T15:32:00Z">
        <w:r>
          <w:rPr>
            <w:i/>
            <w:iCs/>
          </w:rPr>
          <w:tab/>
          <w:t xml:space="preserve">LIC_FILES_CHKSUM </w:t>
        </w:r>
        <w:proofErr w:type="gramStart"/>
        <w:r>
          <w:rPr>
            <w:i/>
            <w:iCs/>
          </w:rPr>
          <w:t xml:space="preserve">= </w:t>
        </w:r>
        <w:r>
          <w:rPr>
            <w:i/>
            <w:iCs/>
          </w:rPr>
          <w:tab/>
          <w:t>"file://${</w:t>
        </w:r>
        <w:proofErr w:type="gramEnd"/>
        <w:r>
          <w:rPr>
            <w:i/>
            <w:iCs/>
          </w:rPr>
          <w:t>COMMON_LICENSE_DIR}/</w:t>
        </w:r>
        <w:proofErr w:type="gramStart"/>
        <w:r>
          <w:rPr>
            <w:i/>
            <w:iCs/>
          </w:rPr>
          <w:t>MIT;md</w:t>
        </w:r>
        <w:proofErr w:type="gramEnd"/>
        <w:r>
          <w:rPr>
            <w:i/>
            <w:iCs/>
          </w:rPr>
          <w:t>5=0835ade698e0bcf8506ecda2f7b4f302"</w:t>
        </w:r>
      </w:ins>
    </w:p>
    <w:p w14:paraId="5E3F8EE0" w14:textId="77777777" w:rsidR="00B265DF" w:rsidRDefault="00B265DF">
      <w:pPr>
        <w:spacing w:line="240" w:lineRule="auto"/>
        <w:contextualSpacing/>
        <w:rPr>
          <w:ins w:id="197" w:author="Unknown Author" w:date="2022-08-16T15:32:00Z"/>
          <w:i/>
          <w:iCs/>
        </w:rPr>
      </w:pPr>
    </w:p>
    <w:p w14:paraId="4758FE11" w14:textId="77777777" w:rsidR="00B265DF" w:rsidRDefault="00000000">
      <w:pPr>
        <w:spacing w:line="240" w:lineRule="auto"/>
        <w:contextualSpacing/>
        <w:rPr>
          <w:ins w:id="198" w:author="Unknown Author" w:date="2022-08-16T15:32:00Z"/>
          <w:i/>
          <w:iCs/>
        </w:rPr>
      </w:pPr>
      <w:ins w:id="199" w:author="Unknown Author" w:date="2022-08-16T15:32:00Z">
        <w:r>
          <w:rPr>
            <w:i/>
            <w:iCs/>
          </w:rPr>
          <w:tab/>
          <w:t>SRC_URI = "file://myapp-init \</w:t>
        </w:r>
      </w:ins>
    </w:p>
    <w:p w14:paraId="3C17B216" w14:textId="77777777" w:rsidR="00B265DF" w:rsidRDefault="00000000">
      <w:pPr>
        <w:spacing w:line="240" w:lineRule="auto"/>
        <w:contextualSpacing/>
        <w:rPr>
          <w:ins w:id="200" w:author="Unknown Author" w:date="2022-08-16T15:32:00Z"/>
          <w:i/>
          <w:iCs/>
        </w:rPr>
      </w:pPr>
      <w:ins w:id="201" w:author="Unknown Author" w:date="2022-08-16T15:32:00Z">
        <w:r>
          <w:rPr>
            <w:i/>
            <w:iCs/>
          </w:rPr>
          <w:tab/>
          <w:t>"</w:t>
        </w:r>
      </w:ins>
    </w:p>
    <w:p w14:paraId="7417BCA6" w14:textId="77777777" w:rsidR="00B265DF" w:rsidRDefault="00B265DF">
      <w:pPr>
        <w:spacing w:line="240" w:lineRule="auto"/>
        <w:contextualSpacing/>
        <w:rPr>
          <w:ins w:id="202" w:author="Unknown Author" w:date="2022-08-16T15:32:00Z"/>
          <w:i/>
          <w:iCs/>
        </w:rPr>
      </w:pPr>
    </w:p>
    <w:p w14:paraId="4DAD1128" w14:textId="77777777" w:rsidR="00B265DF" w:rsidRDefault="00000000">
      <w:pPr>
        <w:spacing w:line="240" w:lineRule="auto"/>
        <w:contextualSpacing/>
        <w:rPr>
          <w:ins w:id="203" w:author="Unknown Author" w:date="2022-08-16T15:32:00Z"/>
          <w:i/>
          <w:iCs/>
        </w:rPr>
      </w:pPr>
      <w:ins w:id="204" w:author="Unknown Author" w:date="2022-08-16T15:32:00Z">
        <w:r>
          <w:rPr>
            <w:i/>
            <w:iCs/>
          </w:rPr>
          <w:tab/>
          <w:t>S = "${WORKDIR}"</w:t>
        </w:r>
      </w:ins>
    </w:p>
    <w:p w14:paraId="03781842" w14:textId="77777777" w:rsidR="00B265DF" w:rsidRDefault="00B265DF">
      <w:pPr>
        <w:spacing w:line="240" w:lineRule="auto"/>
        <w:contextualSpacing/>
        <w:rPr>
          <w:ins w:id="205" w:author="Unknown Author" w:date="2022-08-16T15:32:00Z"/>
          <w:i/>
          <w:iCs/>
        </w:rPr>
      </w:pPr>
    </w:p>
    <w:p w14:paraId="31473E98" w14:textId="77777777" w:rsidR="00B265DF" w:rsidRDefault="00000000">
      <w:pPr>
        <w:spacing w:line="240" w:lineRule="auto"/>
        <w:contextualSpacing/>
        <w:rPr>
          <w:ins w:id="206" w:author="Unknown Author" w:date="2022-08-16T15:32:00Z"/>
          <w:i/>
          <w:iCs/>
        </w:rPr>
      </w:pPr>
      <w:ins w:id="207" w:author="Unknown Author" w:date="2022-08-16T15:32:00Z">
        <w:r>
          <w:rPr>
            <w:i/>
            <w:iCs/>
          </w:rPr>
          <w:tab/>
        </w:r>
        <w:proofErr w:type="spellStart"/>
        <w:proofErr w:type="gramStart"/>
        <w:r>
          <w:rPr>
            <w:i/>
            <w:iCs/>
          </w:rPr>
          <w:t>FILESEXTRAPATHS</w:t>
        </w:r>
      </w:ins>
      <w:ins w:id="208" w:author="Unknown Author" w:date="2025-01-23T14:13:00Z">
        <w:r>
          <w:rPr>
            <w:i/>
            <w:iCs/>
          </w:rPr>
          <w:t>:</w:t>
        </w:r>
      </w:ins>
      <w:ins w:id="209" w:author="Unknown Author" w:date="2022-08-16T15:32:00Z">
        <w:r>
          <w:rPr>
            <w:i/>
            <w:iCs/>
          </w:rPr>
          <w:t>prepend</w:t>
        </w:r>
        <w:proofErr w:type="spellEnd"/>
        <w:r>
          <w:rPr>
            <w:i/>
            <w:iCs/>
          </w:rPr>
          <w:t xml:space="preserve"> :=</w:t>
        </w:r>
        <w:proofErr w:type="gramEnd"/>
        <w:r>
          <w:rPr>
            <w:i/>
            <w:iCs/>
          </w:rPr>
          <w:t xml:space="preserve"> "${THISDIR}/files:"</w:t>
        </w:r>
      </w:ins>
    </w:p>
    <w:p w14:paraId="153923EA" w14:textId="77777777" w:rsidR="00B265DF" w:rsidRDefault="00B265DF">
      <w:pPr>
        <w:spacing w:line="240" w:lineRule="auto"/>
        <w:contextualSpacing/>
        <w:rPr>
          <w:ins w:id="210" w:author="Unknown Author" w:date="2022-08-16T15:32:00Z"/>
          <w:i/>
          <w:iCs/>
        </w:rPr>
      </w:pPr>
    </w:p>
    <w:p w14:paraId="4C23818D" w14:textId="77777777" w:rsidR="00B265DF" w:rsidRDefault="00000000">
      <w:pPr>
        <w:spacing w:line="240" w:lineRule="auto"/>
        <w:contextualSpacing/>
        <w:rPr>
          <w:ins w:id="211" w:author="Unknown Author" w:date="2022-08-16T15:32:00Z"/>
          <w:i/>
          <w:iCs/>
        </w:rPr>
      </w:pPr>
      <w:ins w:id="212" w:author="Unknown Author" w:date="2022-08-16T15:32:00Z">
        <w:r>
          <w:rPr>
            <w:i/>
            <w:iCs/>
          </w:rPr>
          <w:tab/>
          <w:t>inherit update-</w:t>
        </w:r>
        <w:proofErr w:type="spellStart"/>
        <w:proofErr w:type="gramStart"/>
        <w:r>
          <w:rPr>
            <w:i/>
            <w:iCs/>
          </w:rPr>
          <w:t>rc.d</w:t>
        </w:r>
        <w:proofErr w:type="spellEnd"/>
        <w:proofErr w:type="gramEnd"/>
      </w:ins>
    </w:p>
    <w:p w14:paraId="092DEB3F" w14:textId="77777777" w:rsidR="00B265DF" w:rsidRDefault="00B265DF">
      <w:pPr>
        <w:spacing w:line="240" w:lineRule="auto"/>
        <w:contextualSpacing/>
        <w:rPr>
          <w:ins w:id="213" w:author="Unknown Author" w:date="2022-08-16T15:32:00Z"/>
          <w:i/>
          <w:iCs/>
        </w:rPr>
      </w:pPr>
    </w:p>
    <w:p w14:paraId="41A68E61" w14:textId="77777777" w:rsidR="00B265DF" w:rsidRDefault="00000000">
      <w:pPr>
        <w:spacing w:line="240" w:lineRule="auto"/>
        <w:contextualSpacing/>
        <w:rPr>
          <w:ins w:id="214" w:author="Unknown Author" w:date="2022-08-16T15:32:00Z"/>
          <w:i/>
          <w:iCs/>
        </w:rPr>
      </w:pPr>
      <w:ins w:id="215" w:author="Unknown Author" w:date="2022-08-16T15:32:00Z">
        <w:r>
          <w:rPr>
            <w:i/>
            <w:iCs/>
          </w:rPr>
          <w:tab/>
          <w:t>INITSCRIPT_NAME = "</w:t>
        </w:r>
        <w:proofErr w:type="spellStart"/>
        <w:r>
          <w:rPr>
            <w:i/>
            <w:iCs/>
          </w:rPr>
          <w:t>myapp-init</w:t>
        </w:r>
        <w:proofErr w:type="spellEnd"/>
        <w:r>
          <w:rPr>
            <w:i/>
            <w:iCs/>
          </w:rPr>
          <w:t>"</w:t>
        </w:r>
      </w:ins>
    </w:p>
    <w:p w14:paraId="2DB0E573" w14:textId="77777777" w:rsidR="00B265DF" w:rsidRDefault="00000000">
      <w:pPr>
        <w:spacing w:line="240" w:lineRule="auto"/>
        <w:contextualSpacing/>
        <w:rPr>
          <w:ins w:id="216" w:author="Unknown Author" w:date="2022-08-16T15:32:00Z"/>
          <w:i/>
          <w:iCs/>
        </w:rPr>
      </w:pPr>
      <w:ins w:id="217" w:author="Unknown Author" w:date="2022-08-16T15:32:00Z">
        <w:r>
          <w:rPr>
            <w:i/>
            <w:iCs/>
          </w:rPr>
          <w:tab/>
          <w:t xml:space="preserve">INITSCRIPT_PARAMS = "start 99 </w:t>
        </w:r>
        <w:proofErr w:type="gramStart"/>
        <w:r>
          <w:rPr>
            <w:i/>
            <w:iCs/>
          </w:rPr>
          <w:t>S .</w:t>
        </w:r>
        <w:proofErr w:type="gramEnd"/>
        <w:r>
          <w:rPr>
            <w:i/>
            <w:iCs/>
          </w:rPr>
          <w:t>"</w:t>
        </w:r>
      </w:ins>
    </w:p>
    <w:p w14:paraId="765F27D1" w14:textId="77777777" w:rsidR="00B265DF" w:rsidRDefault="00B265DF">
      <w:pPr>
        <w:spacing w:line="240" w:lineRule="auto"/>
        <w:contextualSpacing/>
        <w:rPr>
          <w:ins w:id="218" w:author="Unknown Author" w:date="2022-08-16T15:32:00Z"/>
          <w:i/>
          <w:iCs/>
        </w:rPr>
      </w:pPr>
    </w:p>
    <w:p w14:paraId="3B878239" w14:textId="77777777" w:rsidR="00B265DF" w:rsidRDefault="00000000">
      <w:pPr>
        <w:spacing w:line="240" w:lineRule="auto"/>
        <w:contextualSpacing/>
        <w:rPr>
          <w:ins w:id="219" w:author="Unknown Author" w:date="2022-08-16T15:32:00Z"/>
          <w:i/>
          <w:iCs/>
        </w:rPr>
      </w:pPr>
      <w:ins w:id="220" w:author="Unknown Author" w:date="2022-08-16T15:32:00Z">
        <w:r>
          <w:rPr>
            <w:i/>
            <w:iCs/>
          </w:rPr>
          <w:tab/>
        </w:r>
        <w:proofErr w:type="spellStart"/>
        <w:r>
          <w:rPr>
            <w:i/>
            <w:iCs/>
          </w:rPr>
          <w:t>do_</w:t>
        </w:r>
        <w:proofErr w:type="gramStart"/>
        <w:r>
          <w:rPr>
            <w:i/>
            <w:iCs/>
          </w:rPr>
          <w:t>install</w:t>
        </w:r>
        <w:proofErr w:type="spellEnd"/>
        <w:r>
          <w:rPr>
            <w:i/>
            <w:iCs/>
          </w:rPr>
          <w:t>(</w:t>
        </w:r>
        <w:proofErr w:type="gramEnd"/>
        <w:r>
          <w:rPr>
            <w:i/>
            <w:iCs/>
          </w:rPr>
          <w:t>) {</w:t>
        </w:r>
      </w:ins>
    </w:p>
    <w:p w14:paraId="589BA3F1" w14:textId="77777777" w:rsidR="00B265DF" w:rsidRDefault="00000000">
      <w:pPr>
        <w:spacing w:line="240" w:lineRule="auto"/>
        <w:contextualSpacing/>
        <w:rPr>
          <w:ins w:id="221" w:author="Unknown Author" w:date="2022-08-16T15:32:00Z"/>
          <w:i/>
          <w:iCs/>
        </w:rPr>
      </w:pPr>
      <w:ins w:id="222" w:author="Unknown Author" w:date="2022-08-16T15:32:00Z">
        <w:r>
          <w:rPr>
            <w:i/>
            <w:iCs/>
          </w:rPr>
          <w:tab/>
        </w:r>
        <w:r>
          <w:rPr>
            <w:i/>
            <w:iCs/>
          </w:rPr>
          <w:tab/>
          <w:t>install -d ${D}${</w:t>
        </w:r>
        <w:proofErr w:type="spellStart"/>
        <w:r>
          <w:rPr>
            <w:i/>
            <w:iCs/>
          </w:rPr>
          <w:t>sysconfdir</w:t>
        </w:r>
        <w:proofErr w:type="spellEnd"/>
        <w:r>
          <w:rPr>
            <w:i/>
            <w:iCs/>
          </w:rPr>
          <w:t>}/</w:t>
        </w:r>
        <w:proofErr w:type="spellStart"/>
        <w:proofErr w:type="gramStart"/>
        <w:r>
          <w:rPr>
            <w:i/>
            <w:iCs/>
          </w:rPr>
          <w:t>init.d</w:t>
        </w:r>
        <w:proofErr w:type="spellEnd"/>
        <w:proofErr w:type="gramEnd"/>
      </w:ins>
    </w:p>
    <w:p w14:paraId="65ED2938" w14:textId="77777777" w:rsidR="00B265DF" w:rsidRDefault="00000000">
      <w:pPr>
        <w:spacing w:line="240" w:lineRule="auto"/>
        <w:contextualSpacing/>
        <w:rPr>
          <w:ins w:id="223" w:author="Unknown Author" w:date="2022-08-16T15:32:00Z"/>
          <w:i/>
          <w:iCs/>
        </w:rPr>
      </w:pPr>
      <w:ins w:id="224" w:author="Unknown Author" w:date="2022-08-16T15:32:00Z">
        <w:r>
          <w:rPr>
            <w:i/>
            <w:iCs/>
          </w:rPr>
          <w:tab/>
        </w:r>
        <w:r>
          <w:rPr>
            <w:i/>
            <w:iCs/>
          </w:rPr>
          <w:tab/>
          <w:t>install -m 0755 ${S}/</w:t>
        </w:r>
        <w:proofErr w:type="spellStart"/>
        <w:r>
          <w:rPr>
            <w:i/>
            <w:iCs/>
          </w:rPr>
          <w:t>myapp-init</w:t>
        </w:r>
        <w:proofErr w:type="spellEnd"/>
        <w:r>
          <w:rPr>
            <w:i/>
            <w:iCs/>
          </w:rPr>
          <w:t xml:space="preserve"> ${D}${</w:t>
        </w:r>
        <w:proofErr w:type="spellStart"/>
        <w:r>
          <w:rPr>
            <w:i/>
            <w:iCs/>
          </w:rPr>
          <w:t>sysconfdir</w:t>
        </w:r>
        <w:proofErr w:type="spellEnd"/>
        <w:r>
          <w:rPr>
            <w:i/>
            <w:iCs/>
          </w:rPr>
          <w:t>}/</w:t>
        </w:r>
        <w:proofErr w:type="spellStart"/>
        <w:proofErr w:type="gramStart"/>
        <w:r>
          <w:rPr>
            <w:i/>
            <w:iCs/>
          </w:rPr>
          <w:t>init.d</w:t>
        </w:r>
        <w:proofErr w:type="spellEnd"/>
        <w:proofErr w:type="gramEnd"/>
        <w:r>
          <w:rPr>
            <w:i/>
            <w:iCs/>
          </w:rPr>
          <w:t>/</w:t>
        </w:r>
        <w:proofErr w:type="spellStart"/>
        <w:r>
          <w:rPr>
            <w:i/>
            <w:iCs/>
          </w:rPr>
          <w:t>myapp-init</w:t>
        </w:r>
        <w:proofErr w:type="spellEnd"/>
      </w:ins>
    </w:p>
    <w:p w14:paraId="56532CEC" w14:textId="77777777" w:rsidR="00B265DF" w:rsidRDefault="00000000">
      <w:pPr>
        <w:spacing w:line="240" w:lineRule="auto"/>
        <w:contextualSpacing/>
        <w:rPr>
          <w:ins w:id="225" w:author="Unknown Author" w:date="2022-08-16T15:32:00Z"/>
          <w:i/>
          <w:iCs/>
        </w:rPr>
      </w:pPr>
      <w:ins w:id="226" w:author="Unknown Author" w:date="2022-08-16T15:32:00Z">
        <w:r>
          <w:rPr>
            <w:i/>
            <w:iCs/>
          </w:rPr>
          <w:tab/>
          <w:t>}</w:t>
        </w:r>
      </w:ins>
    </w:p>
    <w:p w14:paraId="4FEF42EF" w14:textId="77777777" w:rsidR="00B265DF" w:rsidRDefault="00000000">
      <w:pPr>
        <w:spacing w:line="240" w:lineRule="auto"/>
        <w:contextualSpacing/>
        <w:rPr>
          <w:ins w:id="227" w:author="Unknown Author" w:date="2022-08-16T15:32:00Z"/>
          <w:i/>
          <w:iCs/>
        </w:rPr>
      </w:pPr>
      <w:ins w:id="228" w:author="Unknown Author" w:date="2022-08-16T15:32:00Z">
        <w:r>
          <w:rPr>
            <w:i/>
            <w:iCs/>
          </w:rPr>
          <w:tab/>
          <w:t>FILES_${PN} += "${</w:t>
        </w:r>
        <w:proofErr w:type="spellStart"/>
        <w:r>
          <w:rPr>
            <w:i/>
            <w:iCs/>
          </w:rPr>
          <w:t>sysconfdir</w:t>
        </w:r>
        <w:proofErr w:type="spellEnd"/>
        <w:r>
          <w:rPr>
            <w:i/>
            <w:iCs/>
          </w:rPr>
          <w:t>}/*"</w:t>
        </w:r>
      </w:ins>
    </w:p>
    <w:p w14:paraId="28E7A590" w14:textId="77777777" w:rsidR="00B265DF" w:rsidRDefault="00B265DF">
      <w:pPr>
        <w:spacing w:line="240" w:lineRule="auto"/>
        <w:contextualSpacing/>
      </w:pPr>
    </w:p>
    <w:p w14:paraId="59C75DE0" w14:textId="77777777" w:rsidR="00B265DF" w:rsidRDefault="00000000">
      <w:pPr>
        <w:spacing w:line="240" w:lineRule="auto"/>
        <w:contextualSpacing/>
      </w:pPr>
      <w:ins w:id="229" w:author="Unknown Author" w:date="2022-08-16T15:32:00Z">
        <w:r>
          <w:t>Edit file/</w:t>
        </w:r>
        <w:proofErr w:type="spellStart"/>
        <w:r>
          <w:t>myapp-init</w:t>
        </w:r>
      </w:ins>
      <w:proofErr w:type="spellEnd"/>
    </w:p>
    <w:p w14:paraId="50694F0A" w14:textId="77777777" w:rsidR="00B265DF" w:rsidRDefault="00000000">
      <w:pPr>
        <w:spacing w:line="240" w:lineRule="auto"/>
        <w:contextualSpacing/>
      </w:pPr>
      <w:ins w:id="230" w:author="Unknown Author" w:date="2022-08-16T15:32:00Z">
        <w:r>
          <w:tab/>
        </w:r>
        <w:proofErr w:type="gramStart"/>
        <w:r>
          <w:t>#!/</w:t>
        </w:r>
        <w:proofErr w:type="gramEnd"/>
        <w:r>
          <w:t>bin/sh</w:t>
        </w:r>
      </w:ins>
    </w:p>
    <w:p w14:paraId="730A055A" w14:textId="77777777" w:rsidR="00B265DF" w:rsidRDefault="00B265DF">
      <w:pPr>
        <w:spacing w:line="240" w:lineRule="auto"/>
        <w:contextualSpacing/>
      </w:pPr>
    </w:p>
    <w:p w14:paraId="627C3BEA" w14:textId="77777777" w:rsidR="00B265DF" w:rsidRDefault="00000000">
      <w:pPr>
        <w:spacing w:line="240" w:lineRule="auto"/>
        <w:contextualSpacing/>
      </w:pPr>
      <w:ins w:id="231" w:author="Unknown Author" w:date="2022-08-16T15:32:00Z">
        <w:r>
          <w:tab/>
          <w:t xml:space="preserve">echo "Hello </w:t>
        </w:r>
        <w:proofErr w:type="spellStart"/>
        <w:r>
          <w:t>PetaLinux</w:t>
        </w:r>
        <w:proofErr w:type="spellEnd"/>
        <w:r>
          <w:t xml:space="preserve"> World"</w:t>
        </w:r>
      </w:ins>
    </w:p>
    <w:p w14:paraId="53136157" w14:textId="77777777" w:rsidR="00B265DF" w:rsidRDefault="00000000">
      <w:pPr>
        <w:spacing w:line="240" w:lineRule="auto"/>
        <w:contextualSpacing/>
      </w:pPr>
      <w:ins w:id="232" w:author="Unknown Author" w:date="2022-08-16T15:32:00Z">
        <w:r>
          <w:tab/>
          <w:t>/</w:t>
        </w:r>
        <w:proofErr w:type="spellStart"/>
        <w:r>
          <w:t>mnt</w:t>
        </w:r>
        <w:proofErr w:type="spellEnd"/>
        <w:r>
          <w:t>/sd-mmcblk0p1/soc-</w:t>
        </w:r>
        <w:proofErr w:type="spellStart"/>
        <w:r>
          <w:t>app.elf</w:t>
        </w:r>
        <w:proofErr w:type="spellEnd"/>
        <w:r>
          <w:t>&amp;</w:t>
        </w:r>
      </w:ins>
    </w:p>
    <w:p w14:paraId="298A1E93" w14:textId="77777777" w:rsidR="00B265DF" w:rsidRDefault="00B265DF">
      <w:pPr>
        <w:spacing w:line="240" w:lineRule="auto"/>
        <w:contextualSpacing/>
      </w:pPr>
    </w:p>
    <w:p w14:paraId="32C3AA52" w14:textId="77777777" w:rsidR="00B265DF" w:rsidRDefault="00000000">
      <w:pPr>
        <w:spacing w:line="240" w:lineRule="auto"/>
        <w:contextualSpacing/>
      </w:pPr>
      <w:ins w:id="233" w:author="Unknown Author" w:date="2022-08-16T15:32:00Z">
        <w:r>
          <w:t>Run</w:t>
        </w:r>
        <w:proofErr w:type="gramStart"/>
        <w:r>
          <w:t xml:space="preserve">:  </w:t>
        </w:r>
        <w:proofErr w:type="spellStart"/>
        <w:r>
          <w:rPr>
            <w:i/>
            <w:iCs/>
          </w:rPr>
          <w:t>petalinux</w:t>
        </w:r>
        <w:proofErr w:type="spellEnd"/>
        <w:proofErr w:type="gramEnd"/>
        <w:r>
          <w:rPr>
            <w:i/>
            <w:iCs/>
          </w:rPr>
          <w:t xml:space="preserve">-build -c </w:t>
        </w:r>
        <w:proofErr w:type="spellStart"/>
        <w:r>
          <w:rPr>
            <w:i/>
            <w:iCs/>
          </w:rPr>
          <w:t>myapp-init</w:t>
        </w:r>
        <w:proofErr w:type="spellEnd"/>
        <w:r>
          <w:rPr>
            <w:i/>
            <w:iCs/>
          </w:rPr>
          <w:t xml:space="preserve"> -x </w:t>
        </w:r>
        <w:proofErr w:type="spellStart"/>
        <w:r>
          <w:rPr>
            <w:i/>
            <w:iCs/>
          </w:rPr>
          <w:t>do_install</w:t>
        </w:r>
        <w:proofErr w:type="spellEnd"/>
        <w:r>
          <w:rPr>
            <w:i/>
            <w:iCs/>
          </w:rPr>
          <w:t xml:space="preserve"> -f</w:t>
        </w:r>
      </w:ins>
    </w:p>
    <w:p w14:paraId="1769D91E" w14:textId="77777777" w:rsidR="00B265DF" w:rsidRDefault="00B265DF">
      <w:pPr>
        <w:spacing w:line="240" w:lineRule="auto"/>
        <w:contextualSpacing/>
        <w:rPr>
          <w:ins w:id="234" w:author="Unknown Author" w:date="2022-08-16T15:32:00Z"/>
          <w:i/>
          <w:iCs/>
        </w:rPr>
      </w:pPr>
    </w:p>
    <w:p w14:paraId="52BB18C2" w14:textId="77777777" w:rsidR="00B265DF" w:rsidRDefault="00000000">
      <w:pPr>
        <w:spacing w:line="240" w:lineRule="auto"/>
        <w:contextualSpacing/>
        <w:rPr>
          <w:ins w:id="235" w:author="Unknown Author" w:date="2022-08-16T15:32:00Z"/>
          <w:i/>
          <w:iCs/>
        </w:rPr>
      </w:pPr>
      <w:ins w:id="236" w:author="Unknown Author" w:date="2022-08-16T15:32:00Z">
        <w:r>
          <w:rPr>
            <w:i/>
            <w:iCs/>
          </w:rPr>
          <w:t>Run</w:t>
        </w:r>
        <w:proofErr w:type="gramStart"/>
        <w:r>
          <w:rPr>
            <w:i/>
            <w:iCs/>
          </w:rPr>
          <w:t xml:space="preserve">:  </w:t>
        </w:r>
        <w:proofErr w:type="spellStart"/>
        <w:r>
          <w:rPr>
            <w:i/>
            <w:iCs/>
          </w:rPr>
          <w:t>petalinux</w:t>
        </w:r>
        <w:proofErr w:type="spellEnd"/>
        <w:proofErr w:type="gramEnd"/>
        <w:r>
          <w:rPr>
            <w:i/>
            <w:iCs/>
          </w:rPr>
          <w:t xml:space="preserve">-build </w:t>
        </w:r>
      </w:ins>
    </w:p>
    <w:p w14:paraId="6EB1A18A" w14:textId="77777777" w:rsidR="00B265DF" w:rsidRDefault="00B265DF">
      <w:pPr>
        <w:spacing w:line="240" w:lineRule="auto"/>
        <w:contextualSpacing/>
        <w:rPr>
          <w:ins w:id="237" w:author="Unknown Author" w:date="2022-08-16T15:32:00Z"/>
        </w:rPr>
      </w:pPr>
    </w:p>
    <w:p w14:paraId="2F8F2DE2" w14:textId="77777777" w:rsidR="00B265DF" w:rsidRDefault="00000000">
      <w:pPr>
        <w:spacing w:line="240" w:lineRule="auto"/>
        <w:contextualSpacing/>
      </w:pPr>
      <w:ins w:id="238" w:author="Unknown Author" w:date="2022-08-16T15:32:00Z">
        <w:r>
          <w:rPr>
            <w:rStyle w:val="Emphasis"/>
            <w:i w:val="0"/>
            <w:iCs w:val="0"/>
          </w:rPr>
          <w:t>To create a new boot image file:</w:t>
        </w:r>
      </w:ins>
    </w:p>
    <w:p w14:paraId="22E00F98" w14:textId="77777777" w:rsidR="00B265DF" w:rsidRDefault="00000000">
      <w:pPr>
        <w:spacing w:line="240" w:lineRule="auto"/>
        <w:contextualSpacing/>
      </w:pPr>
      <w:proofErr w:type="spellStart"/>
      <w:ins w:id="239" w:author="Unknown Author" w:date="2022-08-16T15:32:00Z">
        <w:r>
          <w:rPr>
            <w:rStyle w:val="Emphasis"/>
            <w:i w:val="0"/>
            <w:iCs w:val="0"/>
          </w:rPr>
          <w:t>petalinux</w:t>
        </w:r>
        <w:proofErr w:type="spellEnd"/>
        <w:r>
          <w:rPr>
            <w:rStyle w:val="Emphasis"/>
            <w:i w:val="0"/>
            <w:iCs w:val="0"/>
          </w:rPr>
          <w:t>-package --boot --u-boot --format BIN --force</w:t>
        </w:r>
      </w:ins>
    </w:p>
    <w:p w14:paraId="08C3018E" w14:textId="77777777" w:rsidR="00B265DF" w:rsidRDefault="00000000">
      <w:pPr>
        <w:spacing w:line="240" w:lineRule="auto"/>
        <w:contextualSpacing/>
        <w:rPr>
          <w:ins w:id="240" w:author="Unknown Author" w:date="2022-08-16T15:32:00Z"/>
        </w:rPr>
      </w:pPr>
      <w:r>
        <w:br w:type="page"/>
      </w:r>
    </w:p>
    <w:p w14:paraId="3C1F5511" w14:textId="77777777" w:rsidR="00B265DF" w:rsidRDefault="00000000">
      <w:pPr>
        <w:spacing w:line="240" w:lineRule="auto"/>
        <w:contextualSpacing/>
      </w:pPr>
      <w:ins w:id="241" w:author="Unknown Author" w:date="2022-08-16T15:32:00Z">
        <w:r>
          <w:rPr>
            <w:rStyle w:val="Emphasis"/>
            <w:i w:val="0"/>
            <w:iCs w:val="0"/>
          </w:rPr>
          <w:lastRenderedPageBreak/>
          <w:t xml:space="preserve">Flash the new </w:t>
        </w:r>
        <w:proofErr w:type="gramStart"/>
        <w:r>
          <w:rPr>
            <w:rStyle w:val="Emphasis"/>
            <w:i w:val="0"/>
            <w:iCs w:val="0"/>
          </w:rPr>
          <w:t>rootfs.ext</w:t>
        </w:r>
        <w:proofErr w:type="gramEnd"/>
        <w:r>
          <w:rPr>
            <w:rStyle w:val="Emphasis"/>
            <w:i w:val="0"/>
            <w:iCs w:val="0"/>
          </w:rPr>
          <w:t xml:space="preserve">4 onto </w:t>
        </w:r>
        <w:proofErr w:type="spellStart"/>
        <w:r>
          <w:rPr>
            <w:rStyle w:val="Emphasis"/>
            <w:i w:val="0"/>
            <w:iCs w:val="0"/>
          </w:rPr>
          <w:t>te</w:t>
        </w:r>
        <w:proofErr w:type="spellEnd"/>
        <w:r>
          <w:rPr>
            <w:rStyle w:val="Emphasis"/>
            <w:i w:val="0"/>
            <w:iCs w:val="0"/>
          </w:rPr>
          <w:t xml:space="preserve"> SD card root partition</w:t>
        </w:r>
      </w:ins>
    </w:p>
    <w:p w14:paraId="190F34A9" w14:textId="77777777" w:rsidR="00B265DF" w:rsidRDefault="00000000">
      <w:pPr>
        <w:spacing w:line="240" w:lineRule="auto"/>
        <w:contextualSpacing/>
      </w:pPr>
      <w:proofErr w:type="spellStart"/>
      <w:ins w:id="242" w:author="Unknown Author" w:date="2022-08-16T15:32:00Z">
        <w:r>
          <w:rPr>
            <w:rStyle w:val="Emphasis"/>
            <w:i w:val="0"/>
            <w:iCs w:val="0"/>
          </w:rPr>
          <w:t>sudo</w:t>
        </w:r>
        <w:proofErr w:type="spellEnd"/>
        <w:r>
          <w:rPr>
            <w:rStyle w:val="Emphasis"/>
            <w:i w:val="0"/>
            <w:iCs w:val="0"/>
          </w:rPr>
          <w:t xml:space="preserve"> dd if=images/</w:t>
        </w:r>
        <w:proofErr w:type="spellStart"/>
        <w:r>
          <w:rPr>
            <w:rStyle w:val="Emphasis"/>
            <w:i w:val="0"/>
            <w:iCs w:val="0"/>
          </w:rPr>
          <w:t>linux</w:t>
        </w:r>
        <w:proofErr w:type="spellEnd"/>
        <w:r>
          <w:rPr>
            <w:rStyle w:val="Emphasis"/>
            <w:i w:val="0"/>
            <w:iCs w:val="0"/>
          </w:rPr>
          <w:t>/rootfs.ext4 of=/dev/mmcblk0p2</w:t>
        </w:r>
      </w:ins>
    </w:p>
    <w:p w14:paraId="7763F5CF" w14:textId="77777777" w:rsidR="00B265DF" w:rsidRDefault="00B265DF">
      <w:pPr>
        <w:spacing w:line="240" w:lineRule="auto"/>
        <w:contextualSpacing/>
      </w:pPr>
    </w:p>
    <w:p w14:paraId="50D9EBCD" w14:textId="77777777" w:rsidR="00B265DF" w:rsidRDefault="00000000">
      <w:pPr>
        <w:spacing w:line="240" w:lineRule="auto"/>
        <w:contextualSpacing/>
      </w:pPr>
      <w:ins w:id="243" w:author="Unknown Author" w:date="2022-08-16T15:32:00Z">
        <w:r>
          <w:rPr>
            <w:rStyle w:val="Emphasis"/>
            <w:i w:val="0"/>
            <w:iCs w:val="0"/>
          </w:rPr>
          <w:t xml:space="preserve">Copy the </w:t>
        </w:r>
        <w:proofErr w:type="spellStart"/>
        <w:r>
          <w:rPr>
            <w:rStyle w:val="Emphasis"/>
            <w:i w:val="0"/>
            <w:iCs w:val="0"/>
          </w:rPr>
          <w:t>boot.scr</w:t>
        </w:r>
        <w:proofErr w:type="spellEnd"/>
        <w:r>
          <w:rPr>
            <w:rStyle w:val="Emphasis"/>
            <w:i w:val="0"/>
            <w:iCs w:val="0"/>
          </w:rPr>
          <w:t xml:space="preserve">, </w:t>
        </w:r>
        <w:proofErr w:type="spellStart"/>
        <w:r>
          <w:rPr>
            <w:rStyle w:val="Emphasis"/>
            <w:i w:val="0"/>
            <w:iCs w:val="0"/>
          </w:rPr>
          <w:t>BOOT.bin</w:t>
        </w:r>
        <w:proofErr w:type="spellEnd"/>
        <w:r>
          <w:rPr>
            <w:rStyle w:val="Emphasis"/>
            <w:i w:val="0"/>
            <w:iCs w:val="0"/>
          </w:rPr>
          <w:t xml:space="preserve"> and </w:t>
        </w:r>
        <w:proofErr w:type="spellStart"/>
        <w:r>
          <w:rPr>
            <w:rStyle w:val="Emphasis"/>
            <w:i w:val="0"/>
            <w:iCs w:val="0"/>
          </w:rPr>
          <w:t>image.ub</w:t>
        </w:r>
        <w:proofErr w:type="spellEnd"/>
        <w:r>
          <w:rPr>
            <w:rStyle w:val="Emphasis"/>
            <w:i w:val="0"/>
            <w:iCs w:val="0"/>
          </w:rPr>
          <w:t xml:space="preserve"> to the SD card boot partition.  These files </w:t>
        </w:r>
        <w:proofErr w:type="gramStart"/>
        <w:r>
          <w:rPr>
            <w:rStyle w:val="Emphasis"/>
            <w:i w:val="0"/>
            <w:iCs w:val="0"/>
          </w:rPr>
          <w:t>are located in</w:t>
        </w:r>
        <w:proofErr w:type="gramEnd"/>
        <w:r>
          <w:rPr>
            <w:rStyle w:val="Emphasis"/>
            <w:i w:val="0"/>
            <w:iCs w:val="0"/>
          </w:rPr>
          <w:t xml:space="preserve"> the &lt;</w:t>
        </w:r>
        <w:proofErr w:type="spellStart"/>
        <w:r>
          <w:rPr>
            <w:rStyle w:val="Emphasis"/>
          </w:rPr>
          <w:t>PetaLinux</w:t>
        </w:r>
        <w:proofErr w:type="spellEnd"/>
        <w:r>
          <w:rPr>
            <w:rStyle w:val="Emphasis"/>
          </w:rPr>
          <w:t xml:space="preserve"> project directory&gt;/image/</w:t>
        </w:r>
        <w:proofErr w:type="spellStart"/>
        <w:r>
          <w:rPr>
            <w:rStyle w:val="Emphasis"/>
          </w:rPr>
          <w:t>linux</w:t>
        </w:r>
        <w:proofErr w:type="spellEnd"/>
        <w:r>
          <w:rPr>
            <w:rStyle w:val="Emphasis"/>
          </w:rPr>
          <w:t>/</w:t>
        </w:r>
      </w:ins>
    </w:p>
    <w:p w14:paraId="5337FD00" w14:textId="77777777" w:rsidR="00B265DF" w:rsidRDefault="00B265DF">
      <w:pPr>
        <w:spacing w:line="240" w:lineRule="auto"/>
        <w:contextualSpacing/>
        <w:rPr>
          <w:ins w:id="244" w:author="Unknown Author" w:date="2022-08-16T15:32:00Z"/>
          <w:i/>
          <w:iCs/>
        </w:rPr>
      </w:pPr>
    </w:p>
    <w:p w14:paraId="25F1C790" w14:textId="77777777" w:rsidR="00B265DF" w:rsidRDefault="00000000">
      <w:pPr>
        <w:spacing w:line="240" w:lineRule="auto"/>
        <w:contextualSpacing/>
        <w:rPr>
          <w:ins w:id="245" w:author="Unknown Author" w:date="2022-08-16T15:32:00Z"/>
          <w:i/>
          <w:iCs/>
        </w:rPr>
      </w:pPr>
      <w:ins w:id="246" w:author="Unknown Author" w:date="2022-08-16T15:32:00Z">
        <w:r>
          <w:rPr>
            <w:i/>
            <w:iCs/>
          </w:rPr>
          <w:t>NOTE</w:t>
        </w:r>
        <w:proofErr w:type="gramStart"/>
        <w:r>
          <w:rPr>
            <w:i/>
            <w:iCs/>
          </w:rPr>
          <w:t>:  Need</w:t>
        </w:r>
        <w:proofErr w:type="gramEnd"/>
        <w:r>
          <w:rPr>
            <w:i/>
            <w:iCs/>
          </w:rPr>
          <w:t xml:space="preserve"> to run the </w:t>
        </w:r>
        <w:proofErr w:type="spellStart"/>
        <w:r>
          <w:rPr>
            <w:i/>
            <w:iCs/>
          </w:rPr>
          <w:t>do_install</w:t>
        </w:r>
        <w:proofErr w:type="spellEnd"/>
        <w:r>
          <w:rPr>
            <w:i/>
            <w:iCs/>
          </w:rPr>
          <w:t xml:space="preserve"> step every time the kernel </w:t>
        </w:r>
        <w:proofErr w:type="gramStart"/>
        <w:r>
          <w:rPr>
            <w:i/>
            <w:iCs/>
          </w:rPr>
          <w:t>need</w:t>
        </w:r>
        <w:proofErr w:type="gramEnd"/>
        <w:r>
          <w:rPr>
            <w:i/>
            <w:iCs/>
          </w:rPr>
          <w:t xml:space="preserve"> to be rebuilt </w:t>
        </w:r>
      </w:ins>
    </w:p>
    <w:p w14:paraId="47819BA1" w14:textId="77777777" w:rsidR="00B265DF" w:rsidRDefault="00B265DF">
      <w:pPr>
        <w:spacing w:line="240" w:lineRule="auto"/>
        <w:contextualSpacing/>
        <w:rPr>
          <w:ins w:id="247" w:author="Unknown Author" w:date="2022-08-16T15:32:00Z"/>
          <w:i/>
          <w:iCs/>
        </w:rPr>
      </w:pPr>
    </w:p>
    <w:p w14:paraId="523C51CB" w14:textId="77777777" w:rsidR="00B265DF" w:rsidRDefault="00000000">
      <w:pPr>
        <w:spacing w:line="240" w:lineRule="auto"/>
        <w:contextualSpacing/>
        <w:rPr>
          <w:ins w:id="248" w:author="Unknown Author" w:date="2022-08-16T15:32:00Z"/>
          <w:i/>
          <w:iCs/>
        </w:rPr>
      </w:pPr>
      <w:proofErr w:type="spellStart"/>
      <w:ins w:id="249" w:author="Unknown Author" w:date="2022-08-16T15:32:00Z">
        <w:r>
          <w:rPr>
            <w:i/>
            <w:iCs/>
          </w:rPr>
          <w:t>Start up</w:t>
        </w:r>
        <w:proofErr w:type="spellEnd"/>
        <w:r>
          <w:rPr>
            <w:i/>
            <w:iCs/>
          </w:rPr>
          <w:t xml:space="preserve"> script is at /</w:t>
        </w:r>
        <w:proofErr w:type="spellStart"/>
        <w:r>
          <w:rPr>
            <w:i/>
            <w:iCs/>
          </w:rPr>
          <w:t>etc</w:t>
        </w:r>
        <w:proofErr w:type="spellEnd"/>
        <w:r>
          <w:rPr>
            <w:i/>
            <w:iCs/>
          </w:rPr>
          <w:t>/</w:t>
        </w:r>
        <w:proofErr w:type="spellStart"/>
        <w:proofErr w:type="gramStart"/>
        <w:r>
          <w:rPr>
            <w:i/>
            <w:iCs/>
          </w:rPr>
          <w:t>init.d</w:t>
        </w:r>
      </w:ins>
      <w:proofErr w:type="spellEnd"/>
      <w:proofErr w:type="gramEnd"/>
      <w:r>
        <w:br w:type="page"/>
      </w:r>
    </w:p>
    <w:p w14:paraId="6F1ABE92" w14:textId="77777777" w:rsidR="00B265DF" w:rsidRDefault="00000000">
      <w:pPr>
        <w:spacing w:line="240" w:lineRule="auto"/>
        <w:contextualSpacing/>
        <w:rPr>
          <w:ins w:id="250" w:author="Unknown Author" w:date="2022-08-16T15:32:00Z"/>
          <w:b/>
          <w:bCs/>
          <w:sz w:val="26"/>
          <w:szCs w:val="26"/>
        </w:rPr>
      </w:pPr>
      <w:ins w:id="251" w:author="Unknown Author" w:date="2022-08-16T15:32:00Z">
        <w:r>
          <w:rPr>
            <w:b/>
            <w:bCs/>
            <w:sz w:val="26"/>
            <w:szCs w:val="26"/>
          </w:rPr>
          <w:lastRenderedPageBreak/>
          <w:t>GIT workflow:</w:t>
        </w:r>
      </w:ins>
    </w:p>
    <w:p w14:paraId="700DE178" w14:textId="77777777" w:rsidR="00B265DF" w:rsidRDefault="00B265DF">
      <w:pPr>
        <w:spacing w:line="240" w:lineRule="auto"/>
        <w:contextualSpacing/>
        <w:rPr>
          <w:ins w:id="252" w:author="Unknown Author" w:date="2022-08-16T15:32:00Z"/>
          <w:b/>
          <w:bCs/>
          <w:sz w:val="26"/>
          <w:szCs w:val="26"/>
        </w:rPr>
      </w:pPr>
    </w:p>
    <w:p w14:paraId="5F8FB14D" w14:textId="77777777" w:rsidR="00B265DF" w:rsidRDefault="00000000">
      <w:pPr>
        <w:spacing w:line="240" w:lineRule="auto"/>
        <w:contextualSpacing/>
      </w:pPr>
      <w:ins w:id="253" w:author="Unknown Author" w:date="2022-08-16T15:32:00Z">
        <w:r>
          <w:rPr>
            <w:rStyle w:val="Hyperlink"/>
          </w:rPr>
          <w:t>https://www.atlassian.com/git/tutorials/comparing-workflows/feature-branch-workflow</w:t>
        </w:r>
      </w:ins>
    </w:p>
    <w:p w14:paraId="2691C8CA" w14:textId="77777777" w:rsidR="00B265DF" w:rsidRDefault="00B265DF">
      <w:pPr>
        <w:spacing w:line="240" w:lineRule="auto"/>
        <w:contextualSpacing/>
      </w:pPr>
    </w:p>
    <w:p w14:paraId="41D0C3DA" w14:textId="77777777" w:rsidR="00B265DF" w:rsidRDefault="00000000">
      <w:pPr>
        <w:spacing w:line="240" w:lineRule="auto"/>
        <w:contextualSpacing/>
      </w:pPr>
      <w:ins w:id="254" w:author="Unknown Author" w:date="2022-08-16T15:32:00Z">
        <w:r>
          <w:t>Checkout main branch:</w:t>
        </w:r>
      </w:ins>
    </w:p>
    <w:p w14:paraId="00F64D34" w14:textId="77777777" w:rsidR="00B265DF" w:rsidRDefault="00000000">
      <w:pPr>
        <w:spacing w:line="240" w:lineRule="auto"/>
        <w:contextualSpacing/>
      </w:pPr>
      <w:ins w:id="255" w:author="Unknown Author" w:date="2022-08-16T15:32:00Z">
        <w:r>
          <w:t>git checkout main</w:t>
        </w:r>
      </w:ins>
    </w:p>
    <w:p w14:paraId="03FC708D" w14:textId="77777777" w:rsidR="00B265DF" w:rsidRDefault="00000000">
      <w:pPr>
        <w:spacing w:line="240" w:lineRule="auto"/>
        <w:contextualSpacing/>
      </w:pPr>
      <w:ins w:id="256" w:author="Unknown Author" w:date="2022-08-16T15:32:00Z">
        <w:r>
          <w:t>git fetch origin</w:t>
        </w:r>
      </w:ins>
    </w:p>
    <w:p w14:paraId="06768E98" w14:textId="77777777" w:rsidR="00B265DF" w:rsidRDefault="00B265DF">
      <w:pPr>
        <w:spacing w:line="240" w:lineRule="auto"/>
        <w:contextualSpacing/>
      </w:pPr>
    </w:p>
    <w:p w14:paraId="0D491321" w14:textId="77777777" w:rsidR="00B265DF" w:rsidRDefault="00000000">
      <w:pPr>
        <w:spacing w:line="240" w:lineRule="auto"/>
        <w:contextualSpacing/>
      </w:pPr>
      <w:ins w:id="257" w:author="Unknown Author" w:date="2022-08-16T15:32:00Z">
        <w:r>
          <w:t xml:space="preserve">Create a new </w:t>
        </w:r>
        <w:proofErr w:type="gramStart"/>
        <w:r>
          <w:t>feature branch</w:t>
        </w:r>
        <w:proofErr w:type="gramEnd"/>
        <w:r>
          <w:t>:</w:t>
        </w:r>
      </w:ins>
    </w:p>
    <w:p w14:paraId="476F8C24" w14:textId="77777777" w:rsidR="00B265DF" w:rsidRDefault="00000000">
      <w:pPr>
        <w:spacing w:line="240" w:lineRule="auto"/>
        <w:contextualSpacing/>
      </w:pPr>
      <w:ins w:id="258" w:author="Unknown Author" w:date="2022-08-16T15:32:00Z">
        <w:r>
          <w:t>git checkout branch-testing</w:t>
        </w:r>
      </w:ins>
    </w:p>
    <w:p w14:paraId="1D601D78" w14:textId="77777777" w:rsidR="00B265DF" w:rsidRDefault="00B265DF">
      <w:pPr>
        <w:spacing w:line="240" w:lineRule="auto"/>
        <w:contextualSpacing/>
      </w:pPr>
    </w:p>
    <w:p w14:paraId="0B5736A6" w14:textId="77777777" w:rsidR="00B265DF" w:rsidRDefault="00000000">
      <w:pPr>
        <w:spacing w:line="240" w:lineRule="auto"/>
        <w:contextualSpacing/>
      </w:pPr>
      <w:ins w:id="259" w:author="Unknown Author" w:date="2022-08-16T15:32:00Z">
        <w:r>
          <w:t>Add and commit:</w:t>
        </w:r>
      </w:ins>
    </w:p>
    <w:p w14:paraId="2BD83EAB" w14:textId="77777777" w:rsidR="00B265DF" w:rsidRDefault="00000000">
      <w:pPr>
        <w:spacing w:line="240" w:lineRule="auto"/>
        <w:contextualSpacing/>
      </w:pPr>
      <w:ins w:id="260" w:author="Unknown Author" w:date="2022-08-16T15:32:00Z">
        <w:r>
          <w:t>git status</w:t>
        </w:r>
      </w:ins>
    </w:p>
    <w:p w14:paraId="21E90116" w14:textId="77777777" w:rsidR="00B265DF" w:rsidRDefault="00000000">
      <w:pPr>
        <w:spacing w:line="240" w:lineRule="auto"/>
        <w:contextualSpacing/>
      </w:pPr>
      <w:ins w:id="261" w:author="Unknown Author" w:date="2022-08-16T15:32:00Z">
        <w:r>
          <w:t xml:space="preserve">git </w:t>
        </w:r>
        <w:proofErr w:type="gramStart"/>
        <w:r>
          <w:t>add .</w:t>
        </w:r>
      </w:ins>
      <w:proofErr w:type="gramEnd"/>
    </w:p>
    <w:p w14:paraId="02DB701A" w14:textId="77777777" w:rsidR="00B265DF" w:rsidRDefault="00000000">
      <w:pPr>
        <w:spacing w:line="240" w:lineRule="auto"/>
        <w:contextualSpacing/>
      </w:pPr>
      <w:ins w:id="262" w:author="Unknown Author" w:date="2022-08-16T15:32:00Z">
        <w:r>
          <w:t xml:space="preserve">git </w:t>
        </w:r>
        <w:proofErr w:type="gramStart"/>
        <w:r>
          <w:t>commit</w:t>
        </w:r>
      </w:ins>
      <w:proofErr w:type="gramEnd"/>
    </w:p>
    <w:p w14:paraId="37685762" w14:textId="77777777" w:rsidR="00B265DF" w:rsidRDefault="00B265DF">
      <w:pPr>
        <w:spacing w:line="240" w:lineRule="auto"/>
        <w:contextualSpacing/>
      </w:pPr>
    </w:p>
    <w:p w14:paraId="38ED1E73" w14:textId="77777777" w:rsidR="00B265DF" w:rsidRDefault="00000000">
      <w:pPr>
        <w:spacing w:line="240" w:lineRule="auto"/>
        <w:contextualSpacing/>
      </w:pPr>
      <w:ins w:id="263" w:author="Unknown Author" w:date="2022-08-16T15:32:00Z">
        <w:r>
          <w:t>Push feature branch to remote:</w:t>
        </w:r>
      </w:ins>
    </w:p>
    <w:p w14:paraId="7BB5F611" w14:textId="77777777" w:rsidR="00B265DF" w:rsidRDefault="00000000">
      <w:pPr>
        <w:spacing w:line="240" w:lineRule="auto"/>
        <w:contextualSpacing/>
      </w:pPr>
      <w:ins w:id="264" w:author="Unknown Author" w:date="2022-08-16T15:32:00Z">
        <w:r>
          <w:t>git push -u origin branch-testing</w:t>
        </w:r>
      </w:ins>
    </w:p>
    <w:p w14:paraId="0EADF7A5" w14:textId="77777777" w:rsidR="00B265DF" w:rsidRDefault="00B265DF">
      <w:pPr>
        <w:spacing w:line="240" w:lineRule="auto"/>
        <w:contextualSpacing/>
      </w:pPr>
    </w:p>
    <w:p w14:paraId="43022605" w14:textId="77777777" w:rsidR="00B265DF" w:rsidRDefault="00000000">
      <w:pPr>
        <w:spacing w:line="240" w:lineRule="auto"/>
        <w:contextualSpacing/>
      </w:pPr>
      <w:ins w:id="265" w:author="Unknown Author" w:date="2022-08-16T15:32:00Z">
        <w:r>
          <w:t>Continue to update local and push to remote with:</w:t>
        </w:r>
      </w:ins>
    </w:p>
    <w:p w14:paraId="447966AE" w14:textId="77777777" w:rsidR="00B265DF" w:rsidRDefault="00000000">
      <w:pPr>
        <w:spacing w:line="240" w:lineRule="auto"/>
        <w:contextualSpacing/>
      </w:pPr>
      <w:ins w:id="266" w:author="Unknown Author" w:date="2022-08-16T15:32:00Z">
        <w:r>
          <w:t>git push</w:t>
        </w:r>
      </w:ins>
    </w:p>
    <w:p w14:paraId="00650B63" w14:textId="77777777" w:rsidR="00B265DF" w:rsidRDefault="00B265DF">
      <w:pPr>
        <w:spacing w:line="240" w:lineRule="auto"/>
        <w:contextualSpacing/>
      </w:pPr>
    </w:p>
    <w:p w14:paraId="3F729734" w14:textId="77777777" w:rsidR="00B265DF" w:rsidRDefault="00000000">
      <w:pPr>
        <w:spacing w:line="240" w:lineRule="auto"/>
        <w:contextualSpacing/>
      </w:pPr>
      <w:ins w:id="267" w:author="Unknown Author" w:date="2022-08-16T15:32:00Z">
        <w:r>
          <w:t>Create pull request, merge on server and delete feature branch</w:t>
        </w:r>
      </w:ins>
    </w:p>
    <w:p w14:paraId="2A1F6F40" w14:textId="77777777" w:rsidR="00B265DF" w:rsidRDefault="00B265DF">
      <w:pPr>
        <w:spacing w:line="240" w:lineRule="auto"/>
        <w:contextualSpacing/>
      </w:pPr>
    </w:p>
    <w:p w14:paraId="12FBA572" w14:textId="77777777" w:rsidR="00B265DF" w:rsidRDefault="00000000">
      <w:pPr>
        <w:spacing w:line="240" w:lineRule="auto"/>
        <w:contextualSpacing/>
      </w:pPr>
      <w:ins w:id="268" w:author="Unknown Author" w:date="2022-08-16T15:32:00Z">
        <w:r>
          <w:t>Checkout main and pull</w:t>
        </w:r>
      </w:ins>
    </w:p>
    <w:p w14:paraId="5B06CCEC" w14:textId="77777777" w:rsidR="00B265DF" w:rsidRDefault="00000000">
      <w:pPr>
        <w:spacing w:line="240" w:lineRule="auto"/>
        <w:contextualSpacing/>
      </w:pPr>
      <w:ins w:id="269" w:author="Unknown Author" w:date="2022-08-16T15:32:00Z">
        <w:r>
          <w:t>git checkout main</w:t>
        </w:r>
      </w:ins>
    </w:p>
    <w:p w14:paraId="2EF050A7" w14:textId="77777777" w:rsidR="00B265DF" w:rsidRDefault="00000000">
      <w:pPr>
        <w:spacing w:line="240" w:lineRule="auto"/>
        <w:contextualSpacing/>
      </w:pPr>
      <w:ins w:id="270" w:author="Unknown Author" w:date="2022-08-16T15:32:00Z">
        <w:r>
          <w:t xml:space="preserve">git </w:t>
        </w:r>
        <w:proofErr w:type="gramStart"/>
        <w:r>
          <w:t>pull</w:t>
        </w:r>
      </w:ins>
      <w:proofErr w:type="gramEnd"/>
    </w:p>
    <w:p w14:paraId="5452E51E" w14:textId="77777777" w:rsidR="00B265DF" w:rsidRDefault="00B265DF">
      <w:pPr>
        <w:spacing w:line="240" w:lineRule="auto"/>
        <w:contextualSpacing/>
      </w:pPr>
    </w:p>
    <w:p w14:paraId="0B2C908F" w14:textId="77777777" w:rsidR="00B265DF" w:rsidRDefault="00000000">
      <w:pPr>
        <w:spacing w:line="240" w:lineRule="auto"/>
        <w:contextualSpacing/>
      </w:pPr>
      <w:ins w:id="271" w:author="Unknown Author" w:date="2022-08-16T15:32:00Z">
        <w:r>
          <w:t>Remove deleted remote feature branch</w:t>
        </w:r>
      </w:ins>
    </w:p>
    <w:p w14:paraId="47B27D90" w14:textId="77777777" w:rsidR="00B265DF" w:rsidRDefault="00000000">
      <w:pPr>
        <w:spacing w:line="240" w:lineRule="auto"/>
        <w:contextualSpacing/>
      </w:pPr>
      <w:ins w:id="272" w:author="Unknown Author" w:date="2022-08-16T15:32:00Z">
        <w:r>
          <w:t>git remote prune origin</w:t>
        </w:r>
      </w:ins>
    </w:p>
    <w:p w14:paraId="2587DF52" w14:textId="77777777" w:rsidR="00B265DF" w:rsidRDefault="00B265DF">
      <w:pPr>
        <w:spacing w:line="240" w:lineRule="auto"/>
        <w:contextualSpacing/>
      </w:pPr>
    </w:p>
    <w:p w14:paraId="688F16BE" w14:textId="77777777" w:rsidR="00B265DF" w:rsidRDefault="00000000">
      <w:pPr>
        <w:spacing w:line="240" w:lineRule="auto"/>
        <w:contextualSpacing/>
      </w:pPr>
      <w:ins w:id="273" w:author="Unknown Author" w:date="2022-08-16T15:32:00Z">
        <w:r>
          <w:t>Remove local feature branch</w:t>
        </w:r>
      </w:ins>
    </w:p>
    <w:p w14:paraId="54685B94" w14:textId="77777777" w:rsidR="00B265DF" w:rsidRDefault="00000000">
      <w:pPr>
        <w:spacing w:line="240" w:lineRule="auto"/>
        <w:contextualSpacing/>
        <w:rPr>
          <w:ins w:id="274" w:author="Unknown Author" w:date="2022-08-16T15:32:00Z"/>
          <w:b/>
          <w:bCs/>
        </w:rPr>
      </w:pPr>
      <w:ins w:id="275" w:author="Unknown Author" w:date="2022-08-16T15:32:00Z">
        <w:r>
          <w:rPr>
            <w:b/>
            <w:bCs/>
          </w:rPr>
          <w:t>git branch -d branch-testing</w:t>
        </w:r>
      </w:ins>
      <w:r>
        <w:br w:type="page"/>
      </w:r>
    </w:p>
    <w:p w14:paraId="428E0D77" w14:textId="77777777" w:rsidR="00B265DF" w:rsidRDefault="00000000">
      <w:pPr>
        <w:spacing w:line="240" w:lineRule="auto"/>
        <w:contextualSpacing/>
        <w:rPr>
          <w:b/>
          <w:bCs/>
        </w:rPr>
      </w:pPr>
      <w:r>
        <w:rPr>
          <w:b/>
          <w:bCs/>
        </w:rPr>
        <w:lastRenderedPageBreak/>
        <w:t xml:space="preserve">Steps to add a new app to </w:t>
      </w:r>
      <w:proofErr w:type="spellStart"/>
      <w:r>
        <w:rPr>
          <w:b/>
          <w:bCs/>
        </w:rPr>
        <w:t>Petalinux</w:t>
      </w:r>
      <w:proofErr w:type="spellEnd"/>
      <w:r>
        <w:rPr>
          <w:b/>
          <w:bCs/>
        </w:rPr>
        <w:t xml:space="preserve"> kernel</w:t>
      </w:r>
    </w:p>
    <w:p w14:paraId="5EA759C2" w14:textId="77777777" w:rsidR="00B265DF" w:rsidRDefault="00B265DF">
      <w:pPr>
        <w:spacing w:line="240" w:lineRule="auto"/>
        <w:contextualSpacing/>
        <w:rPr>
          <w:b/>
          <w:bCs/>
        </w:rPr>
      </w:pPr>
    </w:p>
    <w:p w14:paraId="552B44E9" w14:textId="77777777" w:rsidR="00B265DF" w:rsidRDefault="00000000">
      <w:pPr>
        <w:spacing w:line="240" w:lineRule="auto"/>
        <w:contextualSpacing/>
      </w:pPr>
      <w:r>
        <w:t>Note</w:t>
      </w:r>
      <w:proofErr w:type="gramStart"/>
      <w:r>
        <w:t>:  This</w:t>
      </w:r>
      <w:proofErr w:type="gramEnd"/>
      <w:r>
        <w:t xml:space="preserve"> is not the same as the app that is built using Vitis.  This app that is built using this method will be added to the </w:t>
      </w:r>
      <w:proofErr w:type="spellStart"/>
      <w:r>
        <w:t>petalinux</w:t>
      </w:r>
      <w:proofErr w:type="spellEnd"/>
      <w:r>
        <w:t xml:space="preserve"> file system.</w:t>
      </w:r>
    </w:p>
    <w:p w14:paraId="77FF8BE3" w14:textId="77777777" w:rsidR="00B265DF" w:rsidRDefault="00B265DF">
      <w:pPr>
        <w:spacing w:line="240" w:lineRule="auto"/>
        <w:contextualSpacing/>
      </w:pPr>
    </w:p>
    <w:p w14:paraId="21A67D3A" w14:textId="77777777" w:rsidR="00B265DF" w:rsidRDefault="00000000">
      <w:pPr>
        <w:spacing w:line="240" w:lineRule="auto"/>
        <w:contextualSpacing/>
      </w:pPr>
      <w:r>
        <w:t>In the root project, create a new app:</w:t>
      </w:r>
    </w:p>
    <w:p w14:paraId="0B1ED3FE" w14:textId="77777777" w:rsidR="00B265DF" w:rsidRDefault="00000000">
      <w:pPr>
        <w:spacing w:line="240" w:lineRule="auto"/>
        <w:contextualSpacing/>
      </w:pPr>
      <w:proofErr w:type="spellStart"/>
      <w:r>
        <w:t>petalinux</w:t>
      </w:r>
      <w:proofErr w:type="spellEnd"/>
      <w:r>
        <w:t>-create -t apps --name &lt;app name&gt; --template c</w:t>
      </w:r>
    </w:p>
    <w:p w14:paraId="38B77A69" w14:textId="77777777" w:rsidR="00B265DF" w:rsidRDefault="00B265DF">
      <w:pPr>
        <w:spacing w:line="240" w:lineRule="auto"/>
        <w:contextualSpacing/>
      </w:pPr>
    </w:p>
    <w:p w14:paraId="71DFDE64" w14:textId="77777777" w:rsidR="00B265DF" w:rsidRDefault="00000000">
      <w:pPr>
        <w:spacing w:line="240" w:lineRule="auto"/>
        <w:contextualSpacing/>
      </w:pPr>
      <w:r>
        <w:t>Edit the new app:</w:t>
      </w:r>
    </w:p>
    <w:p w14:paraId="346390C6" w14:textId="77777777" w:rsidR="00B265DF" w:rsidRDefault="00000000">
      <w:pPr>
        <w:spacing w:line="240" w:lineRule="auto"/>
        <w:contextualSpacing/>
      </w:pPr>
      <w:r>
        <w:t xml:space="preserve">The new app will be added to </w:t>
      </w:r>
      <w:r>
        <w:rPr>
          <w:rStyle w:val="Emphasis"/>
        </w:rPr>
        <w:t>&lt;</w:t>
      </w:r>
      <w:proofErr w:type="spellStart"/>
      <w:r>
        <w:rPr>
          <w:rStyle w:val="Emphasis"/>
        </w:rPr>
        <w:t>PetaLinux</w:t>
      </w:r>
      <w:proofErr w:type="spellEnd"/>
      <w:r>
        <w:rPr>
          <w:rStyle w:val="Emphasis"/>
        </w:rPr>
        <w:t xml:space="preserve"> project directory&gt;/project-spec/meta-user/recipes-apps/&lt;app name&gt;</w:t>
      </w:r>
    </w:p>
    <w:p w14:paraId="6AB5CBE0" w14:textId="77777777" w:rsidR="00B265DF" w:rsidRDefault="00000000">
      <w:pPr>
        <w:pStyle w:val="BodyText"/>
      </w:pPr>
      <w:r>
        <w:t xml:space="preserve">Browsing through the </w:t>
      </w:r>
      <w:r>
        <w:rPr>
          <w:rStyle w:val="Emphasis"/>
        </w:rPr>
        <w:t>&lt;</w:t>
      </w:r>
      <w:proofErr w:type="spellStart"/>
      <w:r>
        <w:rPr>
          <w:rStyle w:val="Emphasis"/>
        </w:rPr>
        <w:t>PetaLinux</w:t>
      </w:r>
      <w:proofErr w:type="spellEnd"/>
      <w:r>
        <w:rPr>
          <w:rStyle w:val="Emphasis"/>
        </w:rPr>
        <w:t xml:space="preserve"> project directory&gt;/project-spec/meta-user/recipes-apps/&lt;app name&gt;</w:t>
      </w:r>
      <w:r>
        <w:t xml:space="preserve"> directory you'll see everything that was auto-generated by the </w:t>
      </w:r>
      <w:proofErr w:type="spellStart"/>
      <w:r>
        <w:rPr>
          <w:rStyle w:val="Emphasis"/>
        </w:rPr>
        <w:t>petalinux</w:t>
      </w:r>
      <w:proofErr w:type="spellEnd"/>
      <w:r>
        <w:rPr>
          <w:rStyle w:val="Emphasis"/>
        </w:rPr>
        <w:t>-create</w:t>
      </w:r>
      <w:r>
        <w:t xml:space="preserve"> command for the application.</w:t>
      </w:r>
    </w:p>
    <w:p w14:paraId="5B5B494F" w14:textId="77777777" w:rsidR="00B265DF" w:rsidRDefault="00000000">
      <w:pPr>
        <w:pStyle w:val="BodyText"/>
      </w:pPr>
      <w:r>
        <w:t xml:space="preserve">In the </w:t>
      </w:r>
      <w:r>
        <w:rPr>
          <w:rStyle w:val="Emphasis"/>
        </w:rPr>
        <w:t>files</w:t>
      </w:r>
      <w:r>
        <w:t xml:space="preserve"> folder, the source file with the name of your application will contain the main function which you can use for your starting point for any desired edits. </w:t>
      </w:r>
    </w:p>
    <w:p w14:paraId="58183BFB" w14:textId="77777777" w:rsidR="00B265DF" w:rsidRDefault="00000000">
      <w:pPr>
        <w:pStyle w:val="BodyText"/>
      </w:pPr>
      <w:r>
        <w:t>Enable the app:</w:t>
      </w:r>
    </w:p>
    <w:p w14:paraId="34C1F5AF" w14:textId="77777777" w:rsidR="00B265DF" w:rsidRDefault="00000000">
      <w:pPr>
        <w:pStyle w:val="BodyText"/>
      </w:pPr>
      <w:proofErr w:type="spellStart"/>
      <w:r>
        <w:t>petalinux</w:t>
      </w:r>
      <w:proofErr w:type="spellEnd"/>
      <w:r>
        <w:t xml:space="preserve">-config -c </w:t>
      </w:r>
      <w:proofErr w:type="spellStart"/>
      <w:r>
        <w:t>rootfs</w:t>
      </w:r>
      <w:proofErr w:type="spellEnd"/>
    </w:p>
    <w:p w14:paraId="0FFB0AD3" w14:textId="77777777" w:rsidR="00B265DF" w:rsidRDefault="00000000">
      <w:pPr>
        <w:pStyle w:val="BodyText"/>
      </w:pPr>
      <w:r>
        <w:t xml:space="preserve">Under the 'apps' option, you'll see the new application as an option that can now be included in the root </w:t>
      </w:r>
      <w:proofErr w:type="gramStart"/>
      <w:r>
        <w:t>filesystem</w:t>
      </w:r>
      <w:proofErr w:type="gramEnd"/>
      <w:r>
        <w:t xml:space="preserve"> of the </w:t>
      </w:r>
      <w:proofErr w:type="spellStart"/>
      <w:r>
        <w:t>PetaLinux</w:t>
      </w:r>
      <w:proofErr w:type="spellEnd"/>
      <w:r>
        <w:t xml:space="preserve"> project. Once the app is included, save and close the root filesystem configuration editor.  Press ‘Y’ to include.</w:t>
      </w:r>
    </w:p>
    <w:p w14:paraId="2CDB08BC" w14:textId="77777777" w:rsidR="00B265DF" w:rsidRDefault="00000000">
      <w:pPr>
        <w:pStyle w:val="BodyText"/>
      </w:pPr>
      <w:r>
        <w:rPr>
          <w:noProof/>
        </w:rPr>
        <w:drawing>
          <wp:anchor distT="0" distB="0" distL="0" distR="0" simplePos="0" relativeHeight="2" behindDoc="0" locked="0" layoutInCell="1" allowOverlap="1" wp14:anchorId="49A1CC3A" wp14:editId="5F24AEB3">
            <wp:simplePos x="0" y="0"/>
            <wp:positionH relativeFrom="column">
              <wp:posOffset>0</wp:posOffset>
            </wp:positionH>
            <wp:positionV relativeFrom="paragraph">
              <wp:posOffset>95250</wp:posOffset>
            </wp:positionV>
            <wp:extent cx="5943600" cy="3075305"/>
            <wp:effectExtent l="0" t="0" r="0" b="0"/>
            <wp:wrapSquare wrapText="largest"/>
            <wp:docPr id="5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AE418" w14:textId="77777777" w:rsidR="00B265DF" w:rsidRDefault="00B265DF">
      <w:pPr>
        <w:pStyle w:val="BodyText"/>
      </w:pPr>
    </w:p>
    <w:p w14:paraId="733D57B7" w14:textId="77777777" w:rsidR="00B265DF" w:rsidRDefault="00B265DF">
      <w:pPr>
        <w:spacing w:line="240" w:lineRule="auto"/>
        <w:contextualSpacing/>
      </w:pPr>
    </w:p>
    <w:p w14:paraId="135AF002" w14:textId="77777777" w:rsidR="00B265DF" w:rsidRDefault="00B265DF">
      <w:pPr>
        <w:spacing w:line="240" w:lineRule="auto"/>
        <w:contextualSpacing/>
      </w:pPr>
    </w:p>
    <w:p w14:paraId="22B63F31" w14:textId="77777777" w:rsidR="00B265DF" w:rsidRDefault="00B265DF">
      <w:pPr>
        <w:spacing w:line="240" w:lineRule="auto"/>
        <w:contextualSpacing/>
      </w:pPr>
    </w:p>
    <w:p w14:paraId="44A2F2B3" w14:textId="77777777" w:rsidR="00B265DF" w:rsidRDefault="00000000">
      <w:pPr>
        <w:spacing w:line="240" w:lineRule="auto"/>
        <w:contextualSpacing/>
      </w:pPr>
      <w:r>
        <w:rPr>
          <w:noProof/>
        </w:rPr>
        <w:drawing>
          <wp:anchor distT="0" distB="0" distL="0" distR="0" simplePos="0" relativeHeight="3" behindDoc="0" locked="0" layoutInCell="1" allowOverlap="1" wp14:anchorId="1D4EFCDE" wp14:editId="7A47A37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054985"/>
            <wp:effectExtent l="0" t="0" r="0" b="0"/>
            <wp:wrapSquare wrapText="largest"/>
            <wp:docPr id="6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Emphasis"/>
          <w:i w:val="0"/>
          <w:iCs w:val="0"/>
        </w:rPr>
        <w:t xml:space="preserve">The application itself needs to be built first, which is what the </w:t>
      </w:r>
      <w:proofErr w:type="spellStart"/>
      <w:r>
        <w:rPr>
          <w:rStyle w:val="Emphasis"/>
          <w:i w:val="0"/>
          <w:iCs w:val="0"/>
        </w:rPr>
        <w:t>Makefile</w:t>
      </w:r>
      <w:proofErr w:type="spellEnd"/>
      <w:r>
        <w:rPr>
          <w:rStyle w:val="Emphasis"/>
          <w:i w:val="0"/>
          <w:iCs w:val="0"/>
        </w:rPr>
        <w:t xml:space="preserve"> in the folder with the main source file is for. This </w:t>
      </w:r>
      <w:proofErr w:type="spellStart"/>
      <w:r>
        <w:rPr>
          <w:rStyle w:val="Emphasis"/>
          <w:i w:val="0"/>
          <w:iCs w:val="0"/>
        </w:rPr>
        <w:t>Makefile</w:t>
      </w:r>
      <w:proofErr w:type="spellEnd"/>
      <w:r>
        <w:rPr>
          <w:rStyle w:val="Emphasis"/>
          <w:i w:val="0"/>
          <w:iCs w:val="0"/>
        </w:rPr>
        <w:t xml:space="preserve"> is run with the following command:</w:t>
      </w:r>
    </w:p>
    <w:p w14:paraId="3A4583D6" w14:textId="77777777" w:rsidR="00B265DF" w:rsidRDefault="00B265DF">
      <w:pPr>
        <w:spacing w:line="240" w:lineRule="auto"/>
        <w:contextualSpacing/>
      </w:pPr>
    </w:p>
    <w:p w14:paraId="17DF752C" w14:textId="77777777" w:rsidR="00B265DF" w:rsidRDefault="00000000">
      <w:pPr>
        <w:spacing w:line="240" w:lineRule="auto"/>
        <w:contextualSpacing/>
      </w:pPr>
      <w:proofErr w:type="spellStart"/>
      <w:r>
        <w:rPr>
          <w:rStyle w:val="Emphasis"/>
          <w:i w:val="0"/>
          <w:iCs w:val="0"/>
        </w:rPr>
        <w:t>petalinux</w:t>
      </w:r>
      <w:proofErr w:type="spellEnd"/>
      <w:r>
        <w:rPr>
          <w:rStyle w:val="Emphasis"/>
          <w:i w:val="0"/>
          <w:iCs w:val="0"/>
        </w:rPr>
        <w:t>-build -c hello-world-2</w:t>
      </w:r>
    </w:p>
    <w:p w14:paraId="729ED6F3" w14:textId="77777777" w:rsidR="00B265DF" w:rsidRDefault="00B265DF">
      <w:pPr>
        <w:spacing w:line="240" w:lineRule="auto"/>
        <w:contextualSpacing/>
      </w:pPr>
    </w:p>
    <w:p w14:paraId="52A90A6F" w14:textId="77777777" w:rsidR="00B265DF" w:rsidRDefault="00B265DF">
      <w:pPr>
        <w:spacing w:line="240" w:lineRule="auto"/>
        <w:contextualSpacing/>
      </w:pPr>
    </w:p>
    <w:p w14:paraId="3A021C5E" w14:textId="77777777" w:rsidR="00B265DF" w:rsidRDefault="00000000">
      <w:pPr>
        <w:spacing w:line="240" w:lineRule="auto"/>
        <w:contextualSpacing/>
      </w:pPr>
      <w:r>
        <w:t xml:space="preserve">Now that the application has been enabled and compiled, rebuild the </w:t>
      </w:r>
      <w:proofErr w:type="spellStart"/>
      <w:r>
        <w:t>PetaLinux</w:t>
      </w:r>
      <w:proofErr w:type="spellEnd"/>
      <w:r>
        <w:t xml:space="preserve"> project </w:t>
      </w:r>
      <w:proofErr w:type="gramStart"/>
      <w:r>
        <w:t>as a whole to</w:t>
      </w:r>
      <w:proofErr w:type="gramEnd"/>
      <w:r>
        <w:t xml:space="preserve"> update the boot image and root </w:t>
      </w:r>
      <w:proofErr w:type="gramStart"/>
      <w:r>
        <w:t>filesystem</w:t>
      </w:r>
      <w:proofErr w:type="gramEnd"/>
      <w:r>
        <w:t xml:space="preserve"> image.</w:t>
      </w:r>
    </w:p>
    <w:p w14:paraId="7E070608" w14:textId="77777777" w:rsidR="00B265DF" w:rsidRDefault="00B265DF">
      <w:pPr>
        <w:spacing w:line="240" w:lineRule="auto"/>
        <w:contextualSpacing/>
      </w:pPr>
    </w:p>
    <w:p w14:paraId="6E7F5079" w14:textId="77777777" w:rsidR="00B265DF" w:rsidRDefault="00000000">
      <w:pPr>
        <w:spacing w:line="240" w:lineRule="auto"/>
        <w:contextualSpacing/>
      </w:pPr>
      <w:proofErr w:type="spellStart"/>
      <w:r>
        <w:rPr>
          <w:rStyle w:val="Emphasis"/>
          <w:i w:val="0"/>
          <w:iCs w:val="0"/>
        </w:rPr>
        <w:t>petalinux</w:t>
      </w:r>
      <w:proofErr w:type="spellEnd"/>
      <w:r>
        <w:rPr>
          <w:rStyle w:val="Emphasis"/>
          <w:i w:val="0"/>
          <w:iCs w:val="0"/>
        </w:rPr>
        <w:t>-build</w:t>
      </w:r>
    </w:p>
    <w:p w14:paraId="253F1DA2" w14:textId="77777777" w:rsidR="00B265DF" w:rsidRDefault="00B265DF">
      <w:pPr>
        <w:spacing w:line="240" w:lineRule="auto"/>
        <w:contextualSpacing/>
      </w:pPr>
    </w:p>
    <w:p w14:paraId="01608415" w14:textId="77777777" w:rsidR="00B265DF" w:rsidRDefault="00000000">
      <w:pPr>
        <w:spacing w:line="240" w:lineRule="auto"/>
        <w:contextualSpacing/>
      </w:pPr>
      <w:r>
        <w:rPr>
          <w:rStyle w:val="Emphasis"/>
          <w:i w:val="0"/>
          <w:iCs w:val="0"/>
        </w:rPr>
        <w:t xml:space="preserve">At the </w:t>
      </w:r>
      <w:proofErr w:type="spellStart"/>
      <w:r>
        <w:rPr>
          <w:rStyle w:val="Emphasis"/>
          <w:i w:val="0"/>
          <w:iCs w:val="0"/>
        </w:rPr>
        <w:t>Petalinux</w:t>
      </w:r>
      <w:proofErr w:type="spellEnd"/>
      <w:r>
        <w:rPr>
          <w:rStyle w:val="Emphasis"/>
          <w:i w:val="0"/>
          <w:iCs w:val="0"/>
        </w:rPr>
        <w:t xml:space="preserve"> prompt, cd to “</w:t>
      </w:r>
      <w:proofErr w:type="spellStart"/>
      <w:r>
        <w:rPr>
          <w:rStyle w:val="Emphasis"/>
          <w:i w:val="0"/>
          <w:iCs w:val="0"/>
        </w:rPr>
        <w:t>usr</w:t>
      </w:r>
      <w:proofErr w:type="spellEnd"/>
      <w:r>
        <w:rPr>
          <w:rStyle w:val="Emphasis"/>
          <w:i w:val="0"/>
          <w:iCs w:val="0"/>
        </w:rPr>
        <w:t xml:space="preserve">/bin”, the new executable file </w:t>
      </w:r>
      <w:proofErr w:type="gramStart"/>
      <w:r>
        <w:rPr>
          <w:rStyle w:val="Emphasis"/>
          <w:i w:val="0"/>
          <w:iCs w:val="0"/>
        </w:rPr>
        <w:t>is located in</w:t>
      </w:r>
      <w:proofErr w:type="gramEnd"/>
      <w:r>
        <w:rPr>
          <w:rStyle w:val="Emphasis"/>
          <w:i w:val="0"/>
          <w:iCs w:val="0"/>
        </w:rPr>
        <w:t xml:space="preserve"> this folder.  Run the new file</w:t>
      </w:r>
    </w:p>
    <w:p w14:paraId="6EB7BDE4" w14:textId="77777777" w:rsidR="00B265DF" w:rsidRDefault="00B265DF">
      <w:pPr>
        <w:spacing w:line="240" w:lineRule="auto"/>
        <w:contextualSpacing/>
      </w:pPr>
    </w:p>
    <w:p w14:paraId="19FCD0BD" w14:textId="77777777" w:rsidR="00B265DF" w:rsidRDefault="00000000">
      <w:pPr>
        <w:spacing w:line="240" w:lineRule="auto"/>
        <w:contextualSpacing/>
      </w:pPr>
      <w:r>
        <w:rPr>
          <w:noProof/>
        </w:rPr>
        <w:drawing>
          <wp:anchor distT="0" distB="0" distL="0" distR="0" simplePos="0" relativeHeight="6" behindDoc="0" locked="0" layoutInCell="1" allowOverlap="1" wp14:anchorId="29561B3E" wp14:editId="675FD04B">
            <wp:simplePos x="0" y="0"/>
            <wp:positionH relativeFrom="column">
              <wp:posOffset>612775</wp:posOffset>
            </wp:positionH>
            <wp:positionV relativeFrom="paragraph">
              <wp:posOffset>-73025</wp:posOffset>
            </wp:positionV>
            <wp:extent cx="4083685" cy="319468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68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E099E3" w14:textId="77777777" w:rsidR="00B265DF" w:rsidRDefault="00B265DF">
      <w:pPr>
        <w:spacing w:line="240" w:lineRule="auto"/>
        <w:contextualSpacing/>
      </w:pPr>
    </w:p>
    <w:p w14:paraId="4D7C47EB" w14:textId="77777777" w:rsidR="00B265DF" w:rsidRDefault="00B265DF">
      <w:pPr>
        <w:spacing w:line="240" w:lineRule="auto"/>
        <w:contextualSpacing/>
      </w:pPr>
    </w:p>
    <w:p w14:paraId="33DFF3E3" w14:textId="77777777" w:rsidR="00B265DF" w:rsidRDefault="00B265DF">
      <w:pPr>
        <w:spacing w:line="240" w:lineRule="auto"/>
        <w:contextualSpacing/>
      </w:pPr>
    </w:p>
    <w:p w14:paraId="319C2C6C" w14:textId="77777777" w:rsidR="00B265DF" w:rsidRDefault="00B265DF">
      <w:pPr>
        <w:spacing w:line="240" w:lineRule="auto"/>
        <w:contextualSpacing/>
      </w:pPr>
    </w:p>
    <w:p w14:paraId="4F6106B9" w14:textId="77777777" w:rsidR="00B265DF" w:rsidRDefault="00B265DF">
      <w:pPr>
        <w:spacing w:line="240" w:lineRule="auto"/>
        <w:contextualSpacing/>
      </w:pPr>
    </w:p>
    <w:p w14:paraId="584BB8BA" w14:textId="77777777" w:rsidR="00B265DF" w:rsidRDefault="00B265DF">
      <w:pPr>
        <w:spacing w:line="240" w:lineRule="auto"/>
        <w:contextualSpacing/>
      </w:pPr>
    </w:p>
    <w:p w14:paraId="6BFAA962" w14:textId="77777777" w:rsidR="00B265DF" w:rsidRDefault="00B265DF">
      <w:pPr>
        <w:spacing w:line="240" w:lineRule="auto"/>
        <w:contextualSpacing/>
      </w:pPr>
    </w:p>
    <w:p w14:paraId="0A411170" w14:textId="77777777" w:rsidR="00B265DF" w:rsidRDefault="00B265DF">
      <w:pPr>
        <w:spacing w:line="240" w:lineRule="auto"/>
        <w:contextualSpacing/>
      </w:pPr>
    </w:p>
    <w:p w14:paraId="7D469A79" w14:textId="77777777" w:rsidR="00B265DF" w:rsidRDefault="00B265DF">
      <w:pPr>
        <w:spacing w:line="240" w:lineRule="auto"/>
        <w:contextualSpacing/>
      </w:pPr>
    </w:p>
    <w:p w14:paraId="18A11B48" w14:textId="77777777" w:rsidR="00B265DF" w:rsidRDefault="00B265DF">
      <w:pPr>
        <w:spacing w:line="240" w:lineRule="auto"/>
        <w:contextualSpacing/>
      </w:pPr>
    </w:p>
    <w:p w14:paraId="77A04E6D" w14:textId="77777777" w:rsidR="00B265DF" w:rsidRDefault="00B265DF">
      <w:pPr>
        <w:spacing w:line="240" w:lineRule="auto"/>
        <w:contextualSpacing/>
      </w:pPr>
    </w:p>
    <w:p w14:paraId="5BEDB16B" w14:textId="77777777" w:rsidR="00B265DF" w:rsidRDefault="00B265DF">
      <w:pPr>
        <w:spacing w:line="240" w:lineRule="auto"/>
        <w:contextualSpacing/>
      </w:pPr>
    </w:p>
    <w:p w14:paraId="48BC3F98" w14:textId="77777777" w:rsidR="00B265DF" w:rsidRDefault="00B265DF">
      <w:pPr>
        <w:spacing w:line="240" w:lineRule="auto"/>
        <w:contextualSpacing/>
      </w:pPr>
    </w:p>
    <w:p w14:paraId="78E08F5E" w14:textId="77777777" w:rsidR="00B265DF" w:rsidRDefault="00000000">
      <w:pPr>
        <w:spacing w:line="240" w:lineRule="auto"/>
        <w:contextualSpacing/>
      </w:pPr>
      <w:r>
        <w:br w:type="page"/>
      </w:r>
    </w:p>
    <w:p w14:paraId="59E91197" w14:textId="77777777" w:rsidR="00B265DF" w:rsidRDefault="00B265DF">
      <w:pPr>
        <w:spacing w:line="240" w:lineRule="auto"/>
        <w:contextualSpacing/>
        <w:rPr>
          <w:del w:id="276" w:author="Unknown Author" w:date="2022-08-16T15:32:00Z"/>
          <w:b/>
          <w:bCs/>
        </w:rPr>
      </w:pPr>
    </w:p>
    <w:p w14:paraId="5D54C537" w14:textId="77777777" w:rsidR="00B265DF" w:rsidRDefault="00000000">
      <w:pPr>
        <w:spacing w:line="240" w:lineRule="auto"/>
        <w:contextualSpacing/>
        <w:rPr>
          <w:del w:id="277" w:author="Unknown Author" w:date="2022-08-16T15:32:00Z"/>
          <w:b/>
          <w:bCs/>
        </w:rPr>
      </w:pPr>
      <w:del w:id="278" w:author="Unknown Author" w:date="2022-08-16T15:32:00Z">
        <w:r>
          <w:rPr>
            <w:b/>
            <w:bCs/>
            <w:sz w:val="26"/>
            <w:szCs w:val="26"/>
          </w:rPr>
          <w:delText>Step to create script to run automatically at startup</w:delText>
        </w:r>
      </w:del>
    </w:p>
    <w:p w14:paraId="181EB662" w14:textId="77777777" w:rsidR="00B265DF" w:rsidRDefault="00B265DF">
      <w:pPr>
        <w:spacing w:line="240" w:lineRule="auto"/>
        <w:contextualSpacing/>
        <w:rPr>
          <w:del w:id="279" w:author="Unknown Author" w:date="2022-08-16T15:32:00Z"/>
        </w:rPr>
      </w:pPr>
    </w:p>
    <w:p w14:paraId="6D479A8D" w14:textId="77777777" w:rsidR="00B265DF" w:rsidRDefault="00000000">
      <w:pPr>
        <w:spacing w:line="240" w:lineRule="auto"/>
        <w:contextualSpacing/>
        <w:rPr>
          <w:del w:id="280" w:author="Unknown Author" w:date="2022-08-16T15:32:00Z"/>
        </w:rPr>
      </w:pPr>
      <w:del w:id="281" w:author="Unknown Author" w:date="2022-08-16T15:32:00Z">
        <w:r>
          <w:delText xml:space="preserve">Run:  </w:delText>
        </w:r>
      </w:del>
    </w:p>
    <w:p w14:paraId="6F0101F7" w14:textId="77777777" w:rsidR="00B265DF" w:rsidRDefault="00000000">
      <w:pPr>
        <w:spacing w:line="240" w:lineRule="auto"/>
        <w:contextualSpacing/>
        <w:rPr>
          <w:del w:id="282" w:author="Unknown Author" w:date="2022-08-16T15:32:00Z"/>
          <w:i/>
          <w:iCs/>
        </w:rPr>
      </w:pPr>
      <w:del w:id="283" w:author="Unknown Author" w:date="2022-08-16T15:32:00Z">
        <w:r>
          <w:rPr>
            <w:i/>
            <w:iCs/>
          </w:rPr>
          <w:delText>petalinux-create -t apps --template install -n myapp-init --enable</w:delText>
        </w:r>
      </w:del>
    </w:p>
    <w:p w14:paraId="14B54C8E" w14:textId="77777777" w:rsidR="00B265DF" w:rsidRDefault="00B265DF">
      <w:pPr>
        <w:spacing w:line="240" w:lineRule="auto"/>
        <w:contextualSpacing/>
        <w:rPr>
          <w:del w:id="284" w:author="Unknown Author" w:date="2022-08-16T15:32:00Z"/>
        </w:rPr>
      </w:pPr>
    </w:p>
    <w:p w14:paraId="0A46A5C0" w14:textId="77777777" w:rsidR="00B265DF" w:rsidRDefault="00000000">
      <w:pPr>
        <w:spacing w:line="240" w:lineRule="auto"/>
        <w:contextualSpacing/>
        <w:rPr>
          <w:del w:id="285" w:author="Unknown Author" w:date="2022-08-16T15:32:00Z"/>
        </w:rPr>
      </w:pPr>
      <w:del w:id="286" w:author="Unknown Author" w:date="2022-08-16T15:32:00Z">
        <w:r>
          <w:delText>Edit myapp-init.bb</w:delText>
        </w:r>
      </w:del>
    </w:p>
    <w:p w14:paraId="53517923" w14:textId="77777777" w:rsidR="00B265DF" w:rsidRDefault="00000000">
      <w:pPr>
        <w:spacing w:line="240" w:lineRule="auto"/>
        <w:contextualSpacing/>
        <w:rPr>
          <w:del w:id="287" w:author="Unknown Author" w:date="2022-08-16T15:32:00Z"/>
        </w:rPr>
      </w:pPr>
      <w:del w:id="288" w:author="Unknown Author" w:date="2022-08-16T15:32:00Z">
        <w:r>
          <w:tab/>
        </w:r>
        <w:r>
          <w:rPr>
            <w:i/>
            <w:iCs/>
          </w:rPr>
          <w:delText>#</w:delText>
        </w:r>
      </w:del>
    </w:p>
    <w:p w14:paraId="77A10B01" w14:textId="77777777" w:rsidR="00B265DF" w:rsidRDefault="00000000">
      <w:pPr>
        <w:spacing w:line="240" w:lineRule="auto"/>
        <w:contextualSpacing/>
        <w:rPr>
          <w:del w:id="289" w:author="Unknown Author" w:date="2022-08-16T15:32:00Z"/>
          <w:i/>
          <w:iCs/>
        </w:rPr>
      </w:pPr>
      <w:del w:id="290" w:author="Unknown Author" w:date="2022-08-16T15:32:00Z">
        <w:r>
          <w:rPr>
            <w:i/>
            <w:iCs/>
          </w:rPr>
          <w:tab/>
          <w:delText># This file is the myapp-init recipe.</w:delText>
        </w:r>
      </w:del>
    </w:p>
    <w:p w14:paraId="783016A7" w14:textId="77777777" w:rsidR="00B265DF" w:rsidRDefault="00000000">
      <w:pPr>
        <w:spacing w:line="240" w:lineRule="auto"/>
        <w:contextualSpacing/>
        <w:rPr>
          <w:del w:id="291" w:author="Unknown Author" w:date="2022-08-16T15:32:00Z"/>
          <w:i/>
          <w:iCs/>
        </w:rPr>
      </w:pPr>
      <w:del w:id="292" w:author="Unknown Author" w:date="2022-08-16T15:32:00Z">
        <w:r>
          <w:rPr>
            <w:i/>
            <w:iCs/>
          </w:rPr>
          <w:tab/>
          <w:delText>#</w:delText>
        </w:r>
      </w:del>
    </w:p>
    <w:p w14:paraId="67E1F715" w14:textId="77777777" w:rsidR="00B265DF" w:rsidRDefault="00B265DF">
      <w:pPr>
        <w:spacing w:line="240" w:lineRule="auto"/>
        <w:contextualSpacing/>
        <w:rPr>
          <w:del w:id="293" w:author="Unknown Author" w:date="2022-08-16T15:32:00Z"/>
          <w:i/>
          <w:iCs/>
        </w:rPr>
      </w:pPr>
    </w:p>
    <w:p w14:paraId="62D0C88D" w14:textId="77777777" w:rsidR="00B265DF" w:rsidRDefault="00000000">
      <w:pPr>
        <w:spacing w:line="240" w:lineRule="auto"/>
        <w:contextualSpacing/>
        <w:rPr>
          <w:del w:id="294" w:author="Unknown Author" w:date="2022-08-16T15:32:00Z"/>
          <w:i/>
          <w:iCs/>
        </w:rPr>
      </w:pPr>
      <w:del w:id="295" w:author="Unknown Author" w:date="2022-08-16T15:32:00Z">
        <w:r>
          <w:rPr>
            <w:i/>
            <w:iCs/>
          </w:rPr>
          <w:tab/>
          <w:delText>SUMMARY = "Simple myapp-init application"</w:delText>
        </w:r>
      </w:del>
    </w:p>
    <w:p w14:paraId="7EAAC6F3" w14:textId="77777777" w:rsidR="00B265DF" w:rsidRDefault="00000000">
      <w:pPr>
        <w:spacing w:line="240" w:lineRule="auto"/>
        <w:contextualSpacing/>
        <w:rPr>
          <w:del w:id="296" w:author="Unknown Author" w:date="2022-08-16T15:32:00Z"/>
          <w:i/>
          <w:iCs/>
        </w:rPr>
      </w:pPr>
      <w:del w:id="297" w:author="Unknown Author" w:date="2022-08-16T15:32:00Z">
        <w:r>
          <w:rPr>
            <w:i/>
            <w:iCs/>
          </w:rPr>
          <w:tab/>
          <w:delText>SECTION = "PETALINUX/apps"</w:delText>
        </w:r>
      </w:del>
    </w:p>
    <w:p w14:paraId="789F5089" w14:textId="77777777" w:rsidR="00B265DF" w:rsidRDefault="00000000">
      <w:pPr>
        <w:spacing w:line="240" w:lineRule="auto"/>
        <w:contextualSpacing/>
        <w:rPr>
          <w:del w:id="298" w:author="Unknown Author" w:date="2022-08-16T15:32:00Z"/>
          <w:i/>
          <w:iCs/>
        </w:rPr>
      </w:pPr>
      <w:del w:id="299" w:author="Unknown Author" w:date="2022-08-16T15:32:00Z">
        <w:r>
          <w:rPr>
            <w:i/>
            <w:iCs/>
          </w:rPr>
          <w:tab/>
          <w:delText>LICENSE = "MIT"</w:delText>
        </w:r>
      </w:del>
    </w:p>
    <w:p w14:paraId="12E18624" w14:textId="77777777" w:rsidR="00B265DF" w:rsidRDefault="00000000">
      <w:pPr>
        <w:spacing w:line="240" w:lineRule="auto"/>
        <w:contextualSpacing/>
        <w:rPr>
          <w:del w:id="300" w:author="Unknown Author" w:date="2022-08-16T15:32:00Z"/>
          <w:i/>
          <w:iCs/>
        </w:rPr>
      </w:pPr>
      <w:del w:id="301" w:author="Unknown Author" w:date="2022-08-16T15:32:00Z">
        <w:r>
          <w:rPr>
            <w:i/>
            <w:iCs/>
          </w:rPr>
          <w:tab/>
          <w:delText xml:space="preserve">LIC_FILES_CHKSUM = </w:delText>
        </w:r>
        <w:r>
          <w:rPr>
            <w:i/>
            <w:iCs/>
          </w:rPr>
          <w:tab/>
          <w:delText>"file://${COMMON_LICENSE_DIR}/MIT;md5=0835ade698e0bcf8506ecda2f7b4f302"</w:delText>
        </w:r>
      </w:del>
    </w:p>
    <w:p w14:paraId="70E3DBFB" w14:textId="77777777" w:rsidR="00B265DF" w:rsidRDefault="00B265DF">
      <w:pPr>
        <w:spacing w:line="240" w:lineRule="auto"/>
        <w:contextualSpacing/>
        <w:rPr>
          <w:del w:id="302" w:author="Unknown Author" w:date="2022-08-16T15:32:00Z"/>
          <w:i/>
          <w:iCs/>
        </w:rPr>
      </w:pPr>
    </w:p>
    <w:p w14:paraId="707B2245" w14:textId="77777777" w:rsidR="00B265DF" w:rsidRDefault="00000000">
      <w:pPr>
        <w:spacing w:line="240" w:lineRule="auto"/>
        <w:contextualSpacing/>
        <w:rPr>
          <w:del w:id="303" w:author="Unknown Author" w:date="2022-08-16T15:32:00Z"/>
          <w:i/>
          <w:iCs/>
        </w:rPr>
      </w:pPr>
      <w:del w:id="304" w:author="Unknown Author" w:date="2022-08-16T15:32:00Z">
        <w:r>
          <w:rPr>
            <w:i/>
            <w:iCs/>
          </w:rPr>
          <w:tab/>
          <w:delText>SRC_URI = "file://myapp-init \</w:delText>
        </w:r>
      </w:del>
    </w:p>
    <w:p w14:paraId="3EDE9519" w14:textId="77777777" w:rsidR="00B265DF" w:rsidRDefault="00000000">
      <w:pPr>
        <w:spacing w:line="240" w:lineRule="auto"/>
        <w:contextualSpacing/>
        <w:rPr>
          <w:del w:id="305" w:author="Unknown Author" w:date="2022-08-16T15:32:00Z"/>
          <w:i/>
          <w:iCs/>
        </w:rPr>
      </w:pPr>
      <w:del w:id="306" w:author="Unknown Author" w:date="2022-08-16T15:32:00Z">
        <w:r>
          <w:rPr>
            <w:i/>
            <w:iCs/>
          </w:rPr>
          <w:tab/>
          <w:delText>"</w:delText>
        </w:r>
      </w:del>
    </w:p>
    <w:p w14:paraId="7C0AA670" w14:textId="77777777" w:rsidR="00B265DF" w:rsidRDefault="00B265DF">
      <w:pPr>
        <w:spacing w:line="240" w:lineRule="auto"/>
        <w:contextualSpacing/>
        <w:rPr>
          <w:del w:id="307" w:author="Unknown Author" w:date="2022-08-16T15:32:00Z"/>
          <w:i/>
          <w:iCs/>
        </w:rPr>
      </w:pPr>
    </w:p>
    <w:p w14:paraId="3FA00608" w14:textId="77777777" w:rsidR="00B265DF" w:rsidRDefault="00000000">
      <w:pPr>
        <w:spacing w:line="240" w:lineRule="auto"/>
        <w:contextualSpacing/>
        <w:rPr>
          <w:del w:id="308" w:author="Unknown Author" w:date="2022-08-16T15:32:00Z"/>
          <w:i/>
          <w:iCs/>
        </w:rPr>
      </w:pPr>
      <w:del w:id="309" w:author="Unknown Author" w:date="2022-08-16T15:32:00Z">
        <w:r>
          <w:rPr>
            <w:i/>
            <w:iCs/>
          </w:rPr>
          <w:tab/>
          <w:delText>S = "${WORKDIR}"</w:delText>
        </w:r>
      </w:del>
    </w:p>
    <w:p w14:paraId="791437BF" w14:textId="77777777" w:rsidR="00B265DF" w:rsidRDefault="00B265DF">
      <w:pPr>
        <w:spacing w:line="240" w:lineRule="auto"/>
        <w:contextualSpacing/>
        <w:rPr>
          <w:del w:id="310" w:author="Unknown Author" w:date="2022-08-16T15:32:00Z"/>
          <w:i/>
          <w:iCs/>
        </w:rPr>
      </w:pPr>
    </w:p>
    <w:p w14:paraId="17AB883C" w14:textId="77777777" w:rsidR="00B265DF" w:rsidRDefault="00000000">
      <w:pPr>
        <w:spacing w:line="240" w:lineRule="auto"/>
        <w:contextualSpacing/>
        <w:rPr>
          <w:del w:id="311" w:author="Unknown Author" w:date="2022-08-16T15:32:00Z"/>
          <w:i/>
          <w:iCs/>
        </w:rPr>
      </w:pPr>
      <w:del w:id="312" w:author="Unknown Author" w:date="2022-08-16T15:32:00Z">
        <w:r>
          <w:rPr>
            <w:i/>
            <w:iCs/>
          </w:rPr>
          <w:tab/>
          <w:delText>FILESEXTRAPATHS_prepend := "${THISDIR}/files:"</w:delText>
        </w:r>
      </w:del>
    </w:p>
    <w:p w14:paraId="2A96245D" w14:textId="77777777" w:rsidR="00B265DF" w:rsidRDefault="00B265DF">
      <w:pPr>
        <w:spacing w:line="240" w:lineRule="auto"/>
        <w:contextualSpacing/>
        <w:rPr>
          <w:del w:id="313" w:author="Unknown Author" w:date="2022-08-16T15:32:00Z"/>
          <w:i/>
          <w:iCs/>
        </w:rPr>
      </w:pPr>
    </w:p>
    <w:p w14:paraId="5CFDD0F6" w14:textId="77777777" w:rsidR="00B265DF" w:rsidRDefault="00000000">
      <w:pPr>
        <w:spacing w:line="240" w:lineRule="auto"/>
        <w:contextualSpacing/>
        <w:rPr>
          <w:del w:id="314" w:author="Unknown Author" w:date="2022-08-16T15:32:00Z"/>
          <w:i/>
          <w:iCs/>
        </w:rPr>
      </w:pPr>
      <w:del w:id="315" w:author="Unknown Author" w:date="2022-08-16T15:32:00Z">
        <w:r>
          <w:rPr>
            <w:i/>
            <w:iCs/>
          </w:rPr>
          <w:tab/>
          <w:delText>inherit update-rc.d</w:delText>
        </w:r>
      </w:del>
    </w:p>
    <w:p w14:paraId="10464AA8" w14:textId="77777777" w:rsidR="00B265DF" w:rsidRDefault="00B265DF">
      <w:pPr>
        <w:spacing w:line="240" w:lineRule="auto"/>
        <w:contextualSpacing/>
        <w:rPr>
          <w:del w:id="316" w:author="Unknown Author" w:date="2022-08-16T15:32:00Z"/>
          <w:i/>
          <w:iCs/>
        </w:rPr>
      </w:pPr>
    </w:p>
    <w:p w14:paraId="73AAC7F9" w14:textId="77777777" w:rsidR="00B265DF" w:rsidRDefault="00000000">
      <w:pPr>
        <w:spacing w:line="240" w:lineRule="auto"/>
        <w:contextualSpacing/>
        <w:rPr>
          <w:del w:id="317" w:author="Unknown Author" w:date="2022-08-16T15:32:00Z"/>
          <w:i/>
          <w:iCs/>
        </w:rPr>
      </w:pPr>
      <w:del w:id="318" w:author="Unknown Author" w:date="2022-08-16T15:32:00Z">
        <w:r>
          <w:rPr>
            <w:i/>
            <w:iCs/>
          </w:rPr>
          <w:tab/>
          <w:delText>INITSCRIPT_NAME = "myapp-init"</w:delText>
        </w:r>
      </w:del>
    </w:p>
    <w:p w14:paraId="79C69D74" w14:textId="77777777" w:rsidR="00B265DF" w:rsidRDefault="00000000">
      <w:pPr>
        <w:spacing w:line="240" w:lineRule="auto"/>
        <w:contextualSpacing/>
        <w:rPr>
          <w:del w:id="319" w:author="Unknown Author" w:date="2022-08-16T15:32:00Z"/>
          <w:i/>
          <w:iCs/>
        </w:rPr>
      </w:pPr>
      <w:del w:id="320" w:author="Unknown Author" w:date="2022-08-16T15:32:00Z">
        <w:r>
          <w:rPr>
            <w:i/>
            <w:iCs/>
          </w:rPr>
          <w:tab/>
          <w:delText>INITSCRIPT_PARAMS = "start 99 S ."</w:delText>
        </w:r>
      </w:del>
    </w:p>
    <w:p w14:paraId="53937109" w14:textId="77777777" w:rsidR="00B265DF" w:rsidRDefault="00B265DF">
      <w:pPr>
        <w:spacing w:line="240" w:lineRule="auto"/>
        <w:contextualSpacing/>
        <w:rPr>
          <w:del w:id="321" w:author="Unknown Author" w:date="2022-08-16T15:32:00Z"/>
          <w:i/>
          <w:iCs/>
        </w:rPr>
      </w:pPr>
    </w:p>
    <w:p w14:paraId="5A6456E3" w14:textId="77777777" w:rsidR="00B265DF" w:rsidRDefault="00000000">
      <w:pPr>
        <w:spacing w:line="240" w:lineRule="auto"/>
        <w:contextualSpacing/>
        <w:rPr>
          <w:del w:id="322" w:author="Unknown Author" w:date="2022-08-16T15:32:00Z"/>
          <w:i/>
          <w:iCs/>
        </w:rPr>
      </w:pPr>
      <w:del w:id="323" w:author="Unknown Author" w:date="2022-08-16T15:32:00Z">
        <w:r>
          <w:rPr>
            <w:i/>
            <w:iCs/>
          </w:rPr>
          <w:tab/>
          <w:delText>do_install() {</w:delText>
        </w:r>
      </w:del>
    </w:p>
    <w:p w14:paraId="56661C87" w14:textId="77777777" w:rsidR="00B265DF" w:rsidRDefault="00000000">
      <w:pPr>
        <w:spacing w:line="240" w:lineRule="auto"/>
        <w:contextualSpacing/>
        <w:rPr>
          <w:del w:id="324" w:author="Unknown Author" w:date="2022-08-16T15:32:00Z"/>
          <w:i/>
          <w:iCs/>
        </w:rPr>
      </w:pPr>
      <w:del w:id="325" w:author="Unknown Author" w:date="2022-08-16T15:32:00Z">
        <w:r>
          <w:rPr>
            <w:i/>
            <w:iCs/>
          </w:rPr>
          <w:tab/>
        </w:r>
        <w:r>
          <w:rPr>
            <w:i/>
            <w:iCs/>
          </w:rPr>
          <w:tab/>
          <w:delText>install -d ${D}${sysconfdir}/init.d</w:delText>
        </w:r>
      </w:del>
    </w:p>
    <w:p w14:paraId="26614D9F" w14:textId="77777777" w:rsidR="00B265DF" w:rsidRDefault="00000000">
      <w:pPr>
        <w:spacing w:line="240" w:lineRule="auto"/>
        <w:contextualSpacing/>
        <w:rPr>
          <w:del w:id="326" w:author="Unknown Author" w:date="2022-08-16T15:32:00Z"/>
          <w:i/>
          <w:iCs/>
        </w:rPr>
      </w:pPr>
      <w:del w:id="327" w:author="Unknown Author" w:date="2022-08-16T15:32:00Z">
        <w:r>
          <w:rPr>
            <w:i/>
            <w:iCs/>
          </w:rPr>
          <w:tab/>
        </w:r>
        <w:r>
          <w:rPr>
            <w:i/>
            <w:iCs/>
          </w:rPr>
          <w:tab/>
          <w:delText>install -m 0755 ${S}/myapp-init ${D}${sysconfdir}/init.d/myapp-init</w:delText>
        </w:r>
      </w:del>
    </w:p>
    <w:p w14:paraId="7DEB99C9" w14:textId="77777777" w:rsidR="00B265DF" w:rsidRDefault="00000000">
      <w:pPr>
        <w:spacing w:line="240" w:lineRule="auto"/>
        <w:contextualSpacing/>
        <w:rPr>
          <w:del w:id="328" w:author="Unknown Author" w:date="2022-08-16T15:32:00Z"/>
          <w:i/>
          <w:iCs/>
        </w:rPr>
      </w:pPr>
      <w:del w:id="329" w:author="Unknown Author" w:date="2022-08-16T15:32:00Z">
        <w:r>
          <w:rPr>
            <w:i/>
            <w:iCs/>
          </w:rPr>
          <w:tab/>
          <w:delText>}</w:delText>
        </w:r>
      </w:del>
    </w:p>
    <w:p w14:paraId="5277A9BB" w14:textId="77777777" w:rsidR="00B265DF" w:rsidRDefault="00000000">
      <w:pPr>
        <w:spacing w:line="240" w:lineRule="auto"/>
        <w:contextualSpacing/>
        <w:rPr>
          <w:del w:id="330" w:author="Unknown Author" w:date="2022-08-16T15:32:00Z"/>
          <w:i/>
          <w:iCs/>
        </w:rPr>
      </w:pPr>
      <w:del w:id="331" w:author="Unknown Author" w:date="2022-08-16T15:32:00Z">
        <w:r>
          <w:rPr>
            <w:i/>
            <w:iCs/>
          </w:rPr>
          <w:tab/>
          <w:delText>FILES_${PN} += "${sysconfdir}/*"</w:delText>
        </w:r>
      </w:del>
    </w:p>
    <w:p w14:paraId="53B7528F" w14:textId="77777777" w:rsidR="00B265DF" w:rsidRDefault="00B265DF">
      <w:pPr>
        <w:spacing w:line="240" w:lineRule="auto"/>
        <w:contextualSpacing/>
        <w:rPr>
          <w:del w:id="332" w:author="Unknown Author" w:date="2022-08-16T15:32:00Z"/>
        </w:rPr>
      </w:pPr>
    </w:p>
    <w:p w14:paraId="3AE719CE" w14:textId="77777777" w:rsidR="00B265DF" w:rsidRDefault="00000000">
      <w:pPr>
        <w:spacing w:line="240" w:lineRule="auto"/>
        <w:contextualSpacing/>
        <w:rPr>
          <w:del w:id="333" w:author="Unknown Author" w:date="2022-08-16T15:32:00Z"/>
        </w:rPr>
      </w:pPr>
      <w:del w:id="334" w:author="Unknown Author" w:date="2022-08-16T15:32:00Z">
        <w:r>
          <w:delText>Edit file/myapp-init</w:delText>
        </w:r>
      </w:del>
    </w:p>
    <w:p w14:paraId="4ED5D637" w14:textId="77777777" w:rsidR="00B265DF" w:rsidRDefault="00000000">
      <w:pPr>
        <w:spacing w:line="240" w:lineRule="auto"/>
        <w:contextualSpacing/>
        <w:rPr>
          <w:del w:id="335" w:author="Unknown Author" w:date="2022-08-16T15:32:00Z"/>
          <w:rStyle w:val="Emphasis"/>
          <w:b/>
          <w:bCs/>
          <w:i w:val="0"/>
          <w:iCs w:val="0"/>
        </w:rPr>
      </w:pPr>
      <w:del w:id="336" w:author="Unknown Author" w:date="2022-08-16T15:32:00Z">
        <w:r>
          <w:tab/>
          <w:delText>#!/bin/sh</w:delText>
        </w:r>
      </w:del>
    </w:p>
    <w:p w14:paraId="7C87E8C6" w14:textId="77777777" w:rsidR="00B265DF" w:rsidRDefault="00B265DF">
      <w:pPr>
        <w:spacing w:line="240" w:lineRule="auto"/>
        <w:contextualSpacing/>
        <w:rPr>
          <w:del w:id="337" w:author="Unknown Author" w:date="2022-08-16T15:32:00Z"/>
        </w:rPr>
      </w:pPr>
    </w:p>
    <w:p w14:paraId="04F9EA3F" w14:textId="77777777" w:rsidR="00B265DF" w:rsidRDefault="00000000">
      <w:pPr>
        <w:spacing w:line="240" w:lineRule="auto"/>
        <w:contextualSpacing/>
        <w:rPr>
          <w:del w:id="338" w:author="Unknown Author" w:date="2022-08-16T15:32:00Z"/>
        </w:rPr>
      </w:pPr>
      <w:del w:id="339" w:author="Unknown Author" w:date="2022-08-16T15:32:00Z">
        <w:r>
          <w:tab/>
          <w:delText>echo "Hello PetaLinux World"</w:delText>
        </w:r>
      </w:del>
    </w:p>
    <w:p w14:paraId="029C1F2C" w14:textId="77777777" w:rsidR="00B265DF" w:rsidRDefault="00000000">
      <w:pPr>
        <w:spacing w:line="240" w:lineRule="auto"/>
        <w:contextualSpacing/>
        <w:rPr>
          <w:del w:id="340" w:author="Unknown Author" w:date="2022-08-16T15:32:00Z"/>
          <w:rStyle w:val="Emphasis"/>
          <w:b/>
          <w:bCs/>
          <w:i w:val="0"/>
          <w:iCs w:val="0"/>
        </w:rPr>
      </w:pPr>
      <w:del w:id="341" w:author="Unknown Author" w:date="2022-08-16T15:32:00Z">
        <w:r>
          <w:tab/>
          <w:delText>/mnt/sd-mmcblk0p1/soc-app.elf&amp;</w:delText>
        </w:r>
      </w:del>
    </w:p>
    <w:p w14:paraId="3A649BDF" w14:textId="77777777" w:rsidR="00B265DF" w:rsidRDefault="00B265DF">
      <w:pPr>
        <w:spacing w:line="240" w:lineRule="auto"/>
        <w:contextualSpacing/>
        <w:rPr>
          <w:del w:id="342" w:author="Unknown Author" w:date="2022-08-16T15:32:00Z"/>
        </w:rPr>
      </w:pPr>
    </w:p>
    <w:p w14:paraId="40BC9F64" w14:textId="77777777" w:rsidR="00B265DF" w:rsidRDefault="00000000">
      <w:pPr>
        <w:spacing w:line="240" w:lineRule="auto"/>
        <w:contextualSpacing/>
        <w:rPr>
          <w:del w:id="343" w:author="Unknown Author" w:date="2022-08-16T15:32:00Z"/>
        </w:rPr>
      </w:pPr>
      <w:del w:id="344" w:author="Unknown Author" w:date="2022-08-16T15:32:00Z">
        <w:r>
          <w:delText xml:space="preserve">Run:  </w:delText>
        </w:r>
        <w:r>
          <w:rPr>
            <w:i/>
            <w:iCs/>
          </w:rPr>
          <w:delText>petalinux-build -c myapp-init -x do_install -f</w:delText>
        </w:r>
      </w:del>
    </w:p>
    <w:p w14:paraId="1F3BA6F5" w14:textId="77777777" w:rsidR="00B265DF" w:rsidRDefault="00B265DF">
      <w:pPr>
        <w:spacing w:line="240" w:lineRule="auto"/>
        <w:contextualSpacing/>
        <w:rPr>
          <w:del w:id="345" w:author="Unknown Author" w:date="2022-08-16T15:32:00Z"/>
          <w:i/>
          <w:iCs/>
        </w:rPr>
      </w:pPr>
    </w:p>
    <w:p w14:paraId="4E80C07F" w14:textId="77777777" w:rsidR="00B265DF" w:rsidRDefault="00000000">
      <w:pPr>
        <w:spacing w:line="240" w:lineRule="auto"/>
        <w:contextualSpacing/>
        <w:rPr>
          <w:del w:id="346" w:author="Unknown Author" w:date="2022-08-16T15:32:00Z"/>
          <w:i/>
          <w:iCs/>
        </w:rPr>
      </w:pPr>
      <w:del w:id="347" w:author="Unknown Author" w:date="2022-08-16T15:32:00Z">
        <w:r>
          <w:rPr>
            <w:i/>
            <w:iCs/>
          </w:rPr>
          <w:delText xml:space="preserve">Run:  petalinux-build </w:delText>
        </w:r>
      </w:del>
    </w:p>
    <w:p w14:paraId="3C65AA85" w14:textId="77777777" w:rsidR="00B265DF" w:rsidRDefault="00B265DF">
      <w:pPr>
        <w:spacing w:line="240" w:lineRule="auto"/>
        <w:contextualSpacing/>
        <w:rPr>
          <w:del w:id="348" w:author="Unknown Author" w:date="2022-08-16T15:32:00Z"/>
        </w:rPr>
      </w:pPr>
    </w:p>
    <w:p w14:paraId="234B76C0" w14:textId="77777777" w:rsidR="00B265DF" w:rsidRDefault="00000000">
      <w:pPr>
        <w:spacing w:line="240" w:lineRule="auto"/>
        <w:contextualSpacing/>
        <w:rPr>
          <w:del w:id="349" w:author="Unknown Author" w:date="2022-08-16T15:32:00Z"/>
        </w:rPr>
      </w:pPr>
      <w:del w:id="350" w:author="Unknown Author" w:date="2022-08-16T15:32:00Z">
        <w:r>
          <w:rPr>
            <w:rStyle w:val="Emphasis"/>
            <w:i w:val="0"/>
            <w:iCs w:val="0"/>
          </w:rPr>
          <w:delText>To create a new boot image file:</w:delText>
        </w:r>
      </w:del>
    </w:p>
    <w:p w14:paraId="211773B3" w14:textId="77777777" w:rsidR="00B265DF" w:rsidRDefault="00000000">
      <w:pPr>
        <w:spacing w:line="240" w:lineRule="auto"/>
        <w:contextualSpacing/>
        <w:rPr>
          <w:del w:id="351" w:author="Unknown Author" w:date="2022-08-16T15:32:00Z"/>
        </w:rPr>
      </w:pPr>
      <w:del w:id="352" w:author="Unknown Author" w:date="2022-08-16T15:32:00Z">
        <w:r>
          <w:rPr>
            <w:rStyle w:val="Emphasis"/>
            <w:i w:val="0"/>
            <w:iCs w:val="0"/>
          </w:rPr>
          <w:delText>petalinux-package --boot --u-boot --format BIN –force</w:delText>
        </w:r>
      </w:del>
    </w:p>
    <w:p w14:paraId="1BBE6C9A" w14:textId="77777777" w:rsidR="00B265DF" w:rsidRDefault="00000000">
      <w:pPr>
        <w:spacing w:line="240" w:lineRule="auto"/>
        <w:contextualSpacing/>
        <w:rPr>
          <w:del w:id="353" w:author="Unknown Author" w:date="2022-08-16T15:32:00Z"/>
        </w:rPr>
      </w:pPr>
      <w:r>
        <w:br w:type="page"/>
      </w:r>
    </w:p>
    <w:p w14:paraId="735909DD" w14:textId="77777777" w:rsidR="00B265DF" w:rsidRDefault="00000000">
      <w:pPr>
        <w:spacing w:line="240" w:lineRule="auto"/>
        <w:contextualSpacing/>
        <w:rPr>
          <w:del w:id="354" w:author="Unknown Author" w:date="2022-08-16T15:32:00Z"/>
        </w:rPr>
      </w:pPr>
      <w:del w:id="355" w:author="Unknown Author" w:date="2022-08-16T15:32:00Z">
        <w:r>
          <w:rPr>
            <w:rStyle w:val="Emphasis"/>
            <w:i w:val="0"/>
            <w:iCs w:val="0"/>
          </w:rPr>
          <w:lastRenderedPageBreak/>
          <w:delText>Flash the new rootfs.ext4 onto te SD card root partition</w:delText>
        </w:r>
      </w:del>
    </w:p>
    <w:p w14:paraId="39DC4CC9" w14:textId="77777777" w:rsidR="00B265DF" w:rsidRDefault="00000000">
      <w:pPr>
        <w:spacing w:line="240" w:lineRule="auto"/>
        <w:contextualSpacing/>
        <w:rPr>
          <w:del w:id="356" w:author="Unknown Author" w:date="2022-08-16T15:33:00Z"/>
          <w:rStyle w:val="Emphasis"/>
          <w:b/>
          <w:bCs/>
          <w:i w:val="0"/>
          <w:iCs w:val="0"/>
        </w:rPr>
      </w:pPr>
      <w:del w:id="357" w:author="Unknown Author" w:date="2022-08-16T15:32:00Z">
        <w:r>
          <w:rPr>
            <w:rStyle w:val="Emphasis"/>
            <w:i w:val="0"/>
            <w:iCs w:val="0"/>
          </w:rPr>
          <w:delText>sudo dd if=images/linux/rootfs.ext4 of=/dev/mmcblk0p2</w:delText>
        </w:r>
      </w:del>
    </w:p>
    <w:p w14:paraId="537A8B44" w14:textId="77777777" w:rsidR="00B265DF" w:rsidRDefault="00B265DF">
      <w:pPr>
        <w:spacing w:line="240" w:lineRule="auto"/>
        <w:contextualSpacing/>
        <w:rPr>
          <w:del w:id="358" w:author="Unknown Author" w:date="2022-08-16T15:33:00Z"/>
        </w:rPr>
      </w:pPr>
    </w:p>
    <w:p w14:paraId="1F3D9E26" w14:textId="77777777" w:rsidR="00B265DF" w:rsidRDefault="00000000">
      <w:pPr>
        <w:spacing w:line="240" w:lineRule="auto"/>
        <w:contextualSpacing/>
        <w:rPr>
          <w:del w:id="359" w:author="Unknown Author" w:date="2022-08-16T15:33:00Z"/>
        </w:rPr>
      </w:pPr>
      <w:del w:id="360" w:author="Unknown Author" w:date="2022-08-16T15:33:00Z">
        <w:r>
          <w:rPr>
            <w:rStyle w:val="Emphasis"/>
            <w:i w:val="0"/>
            <w:iCs w:val="0"/>
          </w:rPr>
          <w:delText>Copy the boot.scr, BOOT.bin and image.ub to the SD card boot partition.  These files are located in the &lt;</w:delText>
        </w:r>
        <w:r>
          <w:rPr>
            <w:rStyle w:val="Emphasis"/>
          </w:rPr>
          <w:delText>PetaLinux project directory&gt;/image/linux/</w:delText>
        </w:r>
      </w:del>
    </w:p>
    <w:p w14:paraId="19E8E79B" w14:textId="77777777" w:rsidR="00B265DF" w:rsidRDefault="00B265DF">
      <w:pPr>
        <w:spacing w:line="240" w:lineRule="auto"/>
        <w:contextualSpacing/>
        <w:rPr>
          <w:del w:id="361" w:author="Unknown Author" w:date="2022-08-16T15:33:00Z"/>
          <w:i/>
          <w:iCs/>
        </w:rPr>
      </w:pPr>
    </w:p>
    <w:p w14:paraId="1709E9F2" w14:textId="77777777" w:rsidR="00B265DF" w:rsidRDefault="00000000">
      <w:pPr>
        <w:spacing w:line="240" w:lineRule="auto"/>
        <w:contextualSpacing/>
        <w:rPr>
          <w:del w:id="362" w:author="Unknown Author" w:date="2022-08-16T15:33:00Z"/>
          <w:i/>
          <w:iCs/>
        </w:rPr>
      </w:pPr>
      <w:del w:id="363" w:author="Unknown Author" w:date="2022-08-16T15:33:00Z">
        <w:r>
          <w:rPr>
            <w:i/>
            <w:iCs/>
          </w:rPr>
          <w:delText xml:space="preserve">NOTE:  Need to run the do_install step every time the kernel need to be rebuilt </w:delText>
        </w:r>
      </w:del>
      <w:r>
        <w:br w:type="page"/>
      </w:r>
    </w:p>
    <w:p w14:paraId="7260AB13" w14:textId="77777777" w:rsidR="00B265DF" w:rsidRDefault="00000000">
      <w:pPr>
        <w:spacing w:line="240" w:lineRule="auto"/>
        <w:contextualSpacing/>
        <w:rPr>
          <w:del w:id="364" w:author="Unknown Author" w:date="2022-08-16T15:33:00Z"/>
          <w:b/>
          <w:bCs/>
          <w:sz w:val="26"/>
          <w:szCs w:val="26"/>
        </w:rPr>
      </w:pPr>
      <w:del w:id="365" w:author="Unknown Author" w:date="2022-08-16T15:33:00Z">
        <w:r>
          <w:rPr>
            <w:b/>
            <w:bCs/>
            <w:sz w:val="26"/>
            <w:szCs w:val="26"/>
          </w:rPr>
          <w:lastRenderedPageBreak/>
          <w:delText>GIT workflow:</w:delText>
        </w:r>
      </w:del>
    </w:p>
    <w:p w14:paraId="018FE0A8" w14:textId="77777777" w:rsidR="00B265DF" w:rsidRDefault="00B265DF">
      <w:pPr>
        <w:spacing w:line="240" w:lineRule="auto"/>
        <w:contextualSpacing/>
        <w:rPr>
          <w:del w:id="366" w:author="Unknown Author" w:date="2022-08-16T15:33:00Z"/>
          <w:b/>
          <w:bCs/>
          <w:sz w:val="26"/>
          <w:szCs w:val="26"/>
        </w:rPr>
      </w:pPr>
    </w:p>
    <w:p w14:paraId="07AA3E1D" w14:textId="77777777" w:rsidR="00B265DF" w:rsidRDefault="00000000">
      <w:pPr>
        <w:spacing w:line="240" w:lineRule="auto"/>
        <w:contextualSpacing/>
        <w:rPr>
          <w:del w:id="367" w:author="Unknown Author" w:date="2022-08-16T15:33:00Z"/>
        </w:rPr>
      </w:pPr>
      <w:del w:id="368" w:author="Unknown Author" w:date="2022-08-16T15:33:00Z">
        <w:r>
          <w:rPr>
            <w:rStyle w:val="Hyperlink"/>
          </w:rPr>
          <w:delText>https://www.atlassian.com/git/tutorials/comparing-workflows/feature-branch-workflow</w:delText>
        </w:r>
      </w:del>
    </w:p>
    <w:p w14:paraId="291D910A" w14:textId="77777777" w:rsidR="00B265DF" w:rsidRDefault="00B265DF">
      <w:pPr>
        <w:spacing w:line="240" w:lineRule="auto"/>
        <w:contextualSpacing/>
        <w:rPr>
          <w:del w:id="369" w:author="Unknown Author" w:date="2022-08-16T15:33:00Z"/>
        </w:rPr>
      </w:pPr>
    </w:p>
    <w:p w14:paraId="6E51FBF1" w14:textId="77777777" w:rsidR="00B265DF" w:rsidRDefault="00000000">
      <w:pPr>
        <w:spacing w:line="240" w:lineRule="auto"/>
        <w:contextualSpacing/>
        <w:rPr>
          <w:del w:id="370" w:author="Unknown Author" w:date="2022-08-16T15:33:00Z"/>
        </w:rPr>
      </w:pPr>
      <w:del w:id="371" w:author="Unknown Author" w:date="2022-08-16T15:33:00Z">
        <w:r>
          <w:delText>Checkout main branch:</w:delText>
        </w:r>
      </w:del>
    </w:p>
    <w:p w14:paraId="5A3B43CC" w14:textId="77777777" w:rsidR="00B265DF" w:rsidRDefault="00000000">
      <w:pPr>
        <w:spacing w:line="240" w:lineRule="auto"/>
        <w:contextualSpacing/>
        <w:rPr>
          <w:del w:id="372" w:author="Unknown Author" w:date="2022-08-16T15:33:00Z"/>
        </w:rPr>
      </w:pPr>
      <w:del w:id="373" w:author="Unknown Author" w:date="2022-08-16T15:33:00Z">
        <w:r>
          <w:delText>git checkout main</w:delText>
        </w:r>
      </w:del>
    </w:p>
    <w:p w14:paraId="2EA4D947" w14:textId="77777777" w:rsidR="00B265DF" w:rsidRDefault="00000000">
      <w:pPr>
        <w:spacing w:line="240" w:lineRule="auto"/>
        <w:contextualSpacing/>
        <w:rPr>
          <w:del w:id="374" w:author="Unknown Author" w:date="2022-08-16T15:33:00Z"/>
        </w:rPr>
      </w:pPr>
      <w:del w:id="375" w:author="Unknown Author" w:date="2022-08-16T15:33:00Z">
        <w:r>
          <w:delText>git fetch origin</w:delText>
        </w:r>
      </w:del>
    </w:p>
    <w:p w14:paraId="05304F6A" w14:textId="77777777" w:rsidR="00B265DF" w:rsidRDefault="00B265DF">
      <w:pPr>
        <w:spacing w:line="240" w:lineRule="auto"/>
        <w:contextualSpacing/>
        <w:rPr>
          <w:del w:id="376" w:author="Unknown Author" w:date="2022-08-16T15:33:00Z"/>
        </w:rPr>
      </w:pPr>
    </w:p>
    <w:p w14:paraId="29634816" w14:textId="77777777" w:rsidR="00B265DF" w:rsidRDefault="00000000">
      <w:pPr>
        <w:spacing w:line="240" w:lineRule="auto"/>
        <w:contextualSpacing/>
        <w:rPr>
          <w:del w:id="377" w:author="Unknown Author" w:date="2022-08-16T15:33:00Z"/>
        </w:rPr>
      </w:pPr>
      <w:del w:id="378" w:author="Unknown Author" w:date="2022-08-16T15:33:00Z">
        <w:r>
          <w:delText>Create a new feature branch:</w:delText>
        </w:r>
      </w:del>
    </w:p>
    <w:p w14:paraId="60D13EC5" w14:textId="77777777" w:rsidR="00B265DF" w:rsidRDefault="00000000">
      <w:pPr>
        <w:spacing w:line="240" w:lineRule="auto"/>
        <w:contextualSpacing/>
        <w:rPr>
          <w:del w:id="379" w:author="Unknown Author" w:date="2022-08-16T15:33:00Z"/>
        </w:rPr>
      </w:pPr>
      <w:del w:id="380" w:author="Unknown Author" w:date="2022-08-16T15:33:00Z">
        <w:r>
          <w:delText>git checkout branch-testing</w:delText>
        </w:r>
      </w:del>
    </w:p>
    <w:p w14:paraId="5661F00B" w14:textId="77777777" w:rsidR="00B265DF" w:rsidRDefault="00B265DF">
      <w:pPr>
        <w:spacing w:line="240" w:lineRule="auto"/>
        <w:contextualSpacing/>
        <w:rPr>
          <w:del w:id="381" w:author="Unknown Author" w:date="2022-08-16T15:33:00Z"/>
        </w:rPr>
      </w:pPr>
    </w:p>
    <w:p w14:paraId="0642C618" w14:textId="77777777" w:rsidR="00B265DF" w:rsidRDefault="00000000">
      <w:pPr>
        <w:spacing w:line="240" w:lineRule="auto"/>
        <w:contextualSpacing/>
        <w:rPr>
          <w:del w:id="382" w:author="Unknown Author" w:date="2022-08-16T15:33:00Z"/>
        </w:rPr>
      </w:pPr>
      <w:del w:id="383" w:author="Unknown Author" w:date="2022-08-16T15:33:00Z">
        <w:r>
          <w:delText>Add and commit:</w:delText>
        </w:r>
      </w:del>
    </w:p>
    <w:p w14:paraId="4AB63001" w14:textId="77777777" w:rsidR="00B265DF" w:rsidRDefault="00000000">
      <w:pPr>
        <w:spacing w:line="240" w:lineRule="auto"/>
        <w:contextualSpacing/>
        <w:rPr>
          <w:del w:id="384" w:author="Unknown Author" w:date="2022-08-16T15:33:00Z"/>
        </w:rPr>
      </w:pPr>
      <w:del w:id="385" w:author="Unknown Author" w:date="2022-08-16T15:33:00Z">
        <w:r>
          <w:delText>git status</w:delText>
        </w:r>
      </w:del>
    </w:p>
    <w:p w14:paraId="4A5C736D" w14:textId="77777777" w:rsidR="00B265DF" w:rsidRDefault="00000000">
      <w:pPr>
        <w:spacing w:line="240" w:lineRule="auto"/>
        <w:contextualSpacing/>
        <w:rPr>
          <w:del w:id="386" w:author="Unknown Author" w:date="2022-08-16T15:33:00Z"/>
        </w:rPr>
      </w:pPr>
      <w:del w:id="387" w:author="Unknown Author" w:date="2022-08-16T15:33:00Z">
        <w:r>
          <w:delText>git add .</w:delText>
        </w:r>
      </w:del>
    </w:p>
    <w:p w14:paraId="57C4E700" w14:textId="77777777" w:rsidR="00B265DF" w:rsidRDefault="00000000">
      <w:pPr>
        <w:spacing w:line="240" w:lineRule="auto"/>
        <w:contextualSpacing/>
        <w:rPr>
          <w:del w:id="388" w:author="Unknown Author" w:date="2022-08-16T15:33:00Z"/>
        </w:rPr>
      </w:pPr>
      <w:del w:id="389" w:author="Unknown Author" w:date="2022-08-16T15:33:00Z">
        <w:r>
          <w:delText>git commit</w:delText>
        </w:r>
      </w:del>
    </w:p>
    <w:p w14:paraId="37DED300" w14:textId="77777777" w:rsidR="00B265DF" w:rsidRDefault="00B265DF">
      <w:pPr>
        <w:spacing w:line="240" w:lineRule="auto"/>
        <w:contextualSpacing/>
        <w:rPr>
          <w:del w:id="390" w:author="Unknown Author" w:date="2022-08-16T15:33:00Z"/>
        </w:rPr>
      </w:pPr>
    </w:p>
    <w:p w14:paraId="7A518555" w14:textId="77777777" w:rsidR="00B265DF" w:rsidRDefault="00000000">
      <w:pPr>
        <w:spacing w:line="240" w:lineRule="auto"/>
        <w:contextualSpacing/>
        <w:rPr>
          <w:del w:id="391" w:author="Unknown Author" w:date="2022-08-16T15:33:00Z"/>
        </w:rPr>
      </w:pPr>
      <w:del w:id="392" w:author="Unknown Author" w:date="2022-08-16T15:33:00Z">
        <w:r>
          <w:delText>Push feature branch to remote:</w:delText>
        </w:r>
      </w:del>
    </w:p>
    <w:p w14:paraId="24750205" w14:textId="77777777" w:rsidR="00B265DF" w:rsidRDefault="00000000">
      <w:pPr>
        <w:spacing w:line="240" w:lineRule="auto"/>
        <w:contextualSpacing/>
        <w:rPr>
          <w:del w:id="393" w:author="Unknown Author" w:date="2022-08-16T15:33:00Z"/>
        </w:rPr>
      </w:pPr>
      <w:del w:id="394" w:author="Unknown Author" w:date="2022-08-16T15:33:00Z">
        <w:r>
          <w:delText>git push -u origin branch-testing</w:delText>
        </w:r>
      </w:del>
    </w:p>
    <w:p w14:paraId="37DB4246" w14:textId="77777777" w:rsidR="00B265DF" w:rsidRDefault="00B265DF">
      <w:pPr>
        <w:spacing w:line="240" w:lineRule="auto"/>
        <w:contextualSpacing/>
        <w:rPr>
          <w:del w:id="395" w:author="Unknown Author" w:date="2022-08-16T15:33:00Z"/>
        </w:rPr>
      </w:pPr>
    </w:p>
    <w:p w14:paraId="718A43B4" w14:textId="77777777" w:rsidR="00B265DF" w:rsidRDefault="00000000">
      <w:pPr>
        <w:spacing w:line="240" w:lineRule="auto"/>
        <w:contextualSpacing/>
        <w:rPr>
          <w:del w:id="396" w:author="Unknown Author" w:date="2022-08-16T15:33:00Z"/>
        </w:rPr>
      </w:pPr>
      <w:del w:id="397" w:author="Unknown Author" w:date="2022-08-16T15:33:00Z">
        <w:r>
          <w:delText>Continue to update local and push to remote with:</w:delText>
        </w:r>
      </w:del>
    </w:p>
    <w:p w14:paraId="60544D25" w14:textId="77777777" w:rsidR="00B265DF" w:rsidRDefault="00000000">
      <w:pPr>
        <w:spacing w:line="240" w:lineRule="auto"/>
        <w:contextualSpacing/>
        <w:rPr>
          <w:del w:id="398" w:author="Unknown Author" w:date="2022-08-16T15:33:00Z"/>
        </w:rPr>
      </w:pPr>
      <w:del w:id="399" w:author="Unknown Author" w:date="2022-08-16T15:33:00Z">
        <w:r>
          <w:delText>git push</w:delText>
        </w:r>
      </w:del>
    </w:p>
    <w:p w14:paraId="1D206EEB" w14:textId="77777777" w:rsidR="00B265DF" w:rsidRDefault="00B265DF">
      <w:pPr>
        <w:spacing w:line="240" w:lineRule="auto"/>
        <w:contextualSpacing/>
        <w:rPr>
          <w:del w:id="400" w:author="Unknown Author" w:date="2022-08-16T15:33:00Z"/>
        </w:rPr>
      </w:pPr>
    </w:p>
    <w:p w14:paraId="004BE51F" w14:textId="77777777" w:rsidR="00B265DF" w:rsidRDefault="00000000">
      <w:pPr>
        <w:spacing w:line="240" w:lineRule="auto"/>
        <w:contextualSpacing/>
        <w:rPr>
          <w:del w:id="401" w:author="Unknown Author" w:date="2022-08-16T15:33:00Z"/>
        </w:rPr>
      </w:pPr>
      <w:del w:id="402" w:author="Unknown Author" w:date="2022-08-16T15:33:00Z">
        <w:r>
          <w:delText>Create pull request, merge on server and delete feature branch</w:delText>
        </w:r>
      </w:del>
    </w:p>
    <w:p w14:paraId="7AA18F21" w14:textId="77777777" w:rsidR="00B265DF" w:rsidRDefault="00B265DF">
      <w:pPr>
        <w:spacing w:line="240" w:lineRule="auto"/>
        <w:contextualSpacing/>
        <w:rPr>
          <w:del w:id="403" w:author="Unknown Author" w:date="2022-08-16T15:33:00Z"/>
        </w:rPr>
      </w:pPr>
    </w:p>
    <w:p w14:paraId="22FCE006" w14:textId="77777777" w:rsidR="00B265DF" w:rsidRDefault="00000000">
      <w:pPr>
        <w:spacing w:line="240" w:lineRule="auto"/>
        <w:contextualSpacing/>
        <w:rPr>
          <w:del w:id="404" w:author="Unknown Author" w:date="2022-08-16T15:33:00Z"/>
        </w:rPr>
      </w:pPr>
      <w:del w:id="405" w:author="Unknown Author" w:date="2022-08-16T15:33:00Z">
        <w:r>
          <w:delText>Checkout main and pull</w:delText>
        </w:r>
      </w:del>
    </w:p>
    <w:p w14:paraId="5A2B11C8" w14:textId="77777777" w:rsidR="00B265DF" w:rsidRDefault="00000000">
      <w:pPr>
        <w:spacing w:line="240" w:lineRule="auto"/>
        <w:contextualSpacing/>
        <w:rPr>
          <w:del w:id="406" w:author="Unknown Author" w:date="2022-08-16T15:33:00Z"/>
        </w:rPr>
      </w:pPr>
      <w:del w:id="407" w:author="Unknown Author" w:date="2022-08-16T15:33:00Z">
        <w:r>
          <w:delText>git checkout main</w:delText>
        </w:r>
      </w:del>
    </w:p>
    <w:p w14:paraId="41560A0F" w14:textId="77777777" w:rsidR="00B265DF" w:rsidRDefault="00000000">
      <w:pPr>
        <w:spacing w:line="240" w:lineRule="auto"/>
        <w:contextualSpacing/>
        <w:rPr>
          <w:del w:id="408" w:author="Unknown Author" w:date="2022-08-16T15:33:00Z"/>
        </w:rPr>
      </w:pPr>
      <w:del w:id="409" w:author="Unknown Author" w:date="2022-08-16T15:33:00Z">
        <w:r>
          <w:delText>git pull</w:delText>
        </w:r>
      </w:del>
    </w:p>
    <w:p w14:paraId="1CCCCA93" w14:textId="77777777" w:rsidR="00B265DF" w:rsidRDefault="00B265DF">
      <w:pPr>
        <w:spacing w:line="240" w:lineRule="auto"/>
        <w:contextualSpacing/>
        <w:rPr>
          <w:del w:id="410" w:author="Unknown Author" w:date="2022-08-16T15:33:00Z"/>
        </w:rPr>
      </w:pPr>
    </w:p>
    <w:p w14:paraId="77843D2B" w14:textId="77777777" w:rsidR="00B265DF" w:rsidRDefault="00000000">
      <w:pPr>
        <w:spacing w:line="240" w:lineRule="auto"/>
        <w:contextualSpacing/>
        <w:rPr>
          <w:del w:id="411" w:author="Unknown Author" w:date="2022-08-16T15:33:00Z"/>
        </w:rPr>
      </w:pPr>
      <w:del w:id="412" w:author="Unknown Author" w:date="2022-08-16T15:33:00Z">
        <w:r>
          <w:delText>Remove deleted remote feature branch</w:delText>
        </w:r>
      </w:del>
    </w:p>
    <w:p w14:paraId="272B9DAC" w14:textId="77777777" w:rsidR="00B265DF" w:rsidRDefault="00000000">
      <w:pPr>
        <w:spacing w:line="240" w:lineRule="auto"/>
        <w:contextualSpacing/>
        <w:rPr>
          <w:del w:id="413" w:author="Unknown Author" w:date="2022-08-16T15:33:00Z"/>
        </w:rPr>
      </w:pPr>
      <w:del w:id="414" w:author="Unknown Author" w:date="2022-08-16T15:33:00Z">
        <w:r>
          <w:delText>git remote prune origin</w:delText>
        </w:r>
      </w:del>
    </w:p>
    <w:p w14:paraId="4F4C9D7C" w14:textId="77777777" w:rsidR="00B265DF" w:rsidRDefault="00B265DF">
      <w:pPr>
        <w:spacing w:line="240" w:lineRule="auto"/>
        <w:contextualSpacing/>
        <w:rPr>
          <w:del w:id="415" w:author="Unknown Author" w:date="2022-08-16T15:33:00Z"/>
        </w:rPr>
      </w:pPr>
    </w:p>
    <w:p w14:paraId="49427B42" w14:textId="77777777" w:rsidR="00B265DF" w:rsidRDefault="00000000">
      <w:pPr>
        <w:spacing w:line="240" w:lineRule="auto"/>
        <w:contextualSpacing/>
        <w:rPr>
          <w:del w:id="416" w:author="Unknown Author" w:date="2022-08-16T15:33:00Z"/>
        </w:rPr>
      </w:pPr>
      <w:del w:id="417" w:author="Unknown Author" w:date="2022-08-16T15:33:00Z">
        <w:r>
          <w:delText>Remove local feature branch</w:delText>
        </w:r>
      </w:del>
    </w:p>
    <w:p w14:paraId="167F6B52" w14:textId="77777777" w:rsidR="00B265DF" w:rsidRDefault="00000000">
      <w:pPr>
        <w:spacing w:line="240" w:lineRule="auto"/>
        <w:contextualSpacing/>
        <w:rPr>
          <w:del w:id="418" w:author="Unknown Author" w:date="2022-08-16T15:33:00Z"/>
          <w:b/>
          <w:bCs/>
        </w:rPr>
      </w:pPr>
      <w:del w:id="419" w:author="Unknown Author" w:date="2022-08-16T15:33:00Z">
        <w:r>
          <w:rPr>
            <w:b/>
            <w:bCs/>
            <w:sz w:val="26"/>
            <w:szCs w:val="26"/>
          </w:rPr>
          <w:delText>git branch -d branch-testing</w:delText>
        </w:r>
      </w:del>
    </w:p>
    <w:p w14:paraId="3144E22F" w14:textId="77777777" w:rsidR="00B265DF" w:rsidRDefault="00000000">
      <w:pPr>
        <w:spacing w:line="240" w:lineRule="auto"/>
        <w:contextualSpacing/>
        <w:rPr>
          <w:ins w:id="420" w:author="Tran, Hai (US) - SS" w:date="2024-04-08T14:02:00Z"/>
          <w:b/>
          <w:bCs/>
        </w:rPr>
      </w:pPr>
      <w:ins w:id="421" w:author="Unknown Author" w:date="2024-03-20T11:18:00Z">
        <w:r>
          <w:rPr>
            <w:b/>
            <w:bCs/>
          </w:rPr>
          <w:t>Steps to add a new library (</w:t>
        </w:r>
        <w:proofErr w:type="spellStart"/>
        <w:r>
          <w:rPr>
            <w:b/>
            <w:bCs/>
          </w:rPr>
          <w:t>fftw</w:t>
        </w:r>
        <w:proofErr w:type="spellEnd"/>
        <w:r>
          <w:rPr>
            <w:b/>
            <w:bCs/>
          </w:rPr>
          <w:t xml:space="preserve">) to </w:t>
        </w:r>
        <w:proofErr w:type="spellStart"/>
        <w:r>
          <w:rPr>
            <w:b/>
            <w:bCs/>
          </w:rPr>
          <w:t>Petalinux</w:t>
        </w:r>
        <w:proofErr w:type="spellEnd"/>
        <w:r>
          <w:rPr>
            <w:b/>
            <w:bCs/>
          </w:rPr>
          <w:t xml:space="preserve"> kernel</w:t>
        </w:r>
      </w:ins>
    </w:p>
    <w:p w14:paraId="3AA60429" w14:textId="77777777" w:rsidR="00B265DF" w:rsidRDefault="00B265DF">
      <w:pPr>
        <w:spacing w:line="240" w:lineRule="auto"/>
        <w:contextualSpacing/>
        <w:rPr>
          <w:ins w:id="422" w:author="Tran, Hai (US) - SS" w:date="2024-04-08T14:02:00Z"/>
          <w:b/>
          <w:bCs/>
        </w:rPr>
      </w:pPr>
    </w:p>
    <w:p w14:paraId="0DFA5FA1" w14:textId="77777777" w:rsidR="00B265DF" w:rsidRDefault="00000000">
      <w:pPr>
        <w:spacing w:line="240" w:lineRule="auto"/>
        <w:contextualSpacing/>
        <w:rPr>
          <w:ins w:id="423" w:author="Tran, Hai (US) - SS" w:date="2024-04-08T14:02:00Z"/>
          <w:b/>
          <w:bCs/>
        </w:rPr>
      </w:pPr>
      <w:r>
        <w:fldChar w:fldCharType="begin"/>
      </w:r>
      <w:r>
        <w:instrText>HYPERLINK "https://www.hackster.io/dsp2/fft-acceleration-with-vitis-237412" \h</w:instrText>
      </w:r>
      <w:r>
        <w:fldChar w:fldCharType="separate"/>
      </w:r>
      <w:ins w:id="424" w:author="Tran, Hai (US) - SS" w:date="2024-04-08T14:02:00Z">
        <w:r>
          <w:rPr>
            <w:rStyle w:val="Hyperlink"/>
            <w:b/>
            <w:bCs/>
          </w:rPr>
          <w:t>https://www.hackster.io/dsp2/fft-acceleration-with-vitis-237412</w:t>
        </w:r>
      </w:ins>
      <w:r>
        <w:fldChar w:fldCharType="end"/>
      </w:r>
    </w:p>
    <w:p w14:paraId="593368F2" w14:textId="77777777" w:rsidR="00B265DF" w:rsidRDefault="00B265DF">
      <w:pPr>
        <w:spacing w:line="240" w:lineRule="auto"/>
        <w:contextualSpacing/>
        <w:rPr>
          <w:del w:id="425" w:author="Tran, Hai (US) - SS" w:date="2024-04-08T14:02:00Z"/>
          <w:b/>
          <w:bCs/>
        </w:rPr>
      </w:pPr>
    </w:p>
    <w:p w14:paraId="244DF45E" w14:textId="77777777" w:rsidR="00B265DF" w:rsidRDefault="00B265DF">
      <w:pPr>
        <w:spacing w:line="240" w:lineRule="auto"/>
        <w:contextualSpacing/>
        <w:rPr>
          <w:ins w:id="426" w:author="Unknown Author" w:date="2024-03-20T11:18:00Z"/>
          <w:b/>
          <w:bCs/>
        </w:rPr>
      </w:pPr>
    </w:p>
    <w:p w14:paraId="5DA47591" w14:textId="77777777" w:rsidR="00B265DF" w:rsidRDefault="00000000">
      <w:pPr>
        <w:spacing w:line="240" w:lineRule="auto"/>
        <w:contextualSpacing/>
        <w:rPr>
          <w:ins w:id="427" w:author="Unknown Author" w:date="2024-03-20T11:20:00Z"/>
          <w:sz w:val="26"/>
          <w:szCs w:val="26"/>
        </w:rPr>
      </w:pPr>
      <w:ins w:id="428" w:author="Unknown Author" w:date="2024-03-20T11:18:00Z">
        <w:r>
          <w:rPr>
            <w:sz w:val="26"/>
            <w:szCs w:val="26"/>
          </w:rPr>
          <w:t>Note</w:t>
        </w:r>
        <w:proofErr w:type="gramStart"/>
        <w:r>
          <w:rPr>
            <w:sz w:val="26"/>
            <w:szCs w:val="26"/>
          </w:rPr>
          <w:t>:  Assume</w:t>
        </w:r>
        <w:proofErr w:type="gramEnd"/>
        <w:r>
          <w:rPr>
            <w:sz w:val="26"/>
            <w:szCs w:val="26"/>
          </w:rPr>
          <w:t xml:space="preserve"> that the </w:t>
        </w:r>
        <w:proofErr w:type="spellStart"/>
        <w:r>
          <w:rPr>
            <w:sz w:val="26"/>
            <w:szCs w:val="26"/>
          </w:rPr>
          <w:t>bitbake</w:t>
        </w:r>
        <w:proofErr w:type="spellEnd"/>
        <w:r>
          <w:rPr>
            <w:sz w:val="26"/>
            <w:szCs w:val="26"/>
          </w:rPr>
          <w:t xml:space="preserve"> file is available for the library that you want to add</w:t>
        </w:r>
      </w:ins>
    </w:p>
    <w:p w14:paraId="093F1718" w14:textId="77777777" w:rsidR="00B265DF" w:rsidRDefault="00B265DF">
      <w:pPr>
        <w:spacing w:line="240" w:lineRule="auto"/>
        <w:contextualSpacing/>
        <w:rPr>
          <w:ins w:id="429" w:author="Unknown Author" w:date="2024-03-20T11:20:00Z"/>
          <w:sz w:val="26"/>
          <w:szCs w:val="26"/>
        </w:rPr>
      </w:pPr>
    </w:p>
    <w:p w14:paraId="546597E8" w14:textId="77777777" w:rsidR="00B265DF" w:rsidRDefault="00000000">
      <w:pPr>
        <w:spacing w:line="240" w:lineRule="auto"/>
        <w:contextualSpacing/>
        <w:rPr>
          <w:ins w:id="430" w:author="Unknown Author" w:date="2024-03-20T11:20:00Z"/>
          <w:sz w:val="26"/>
          <w:szCs w:val="26"/>
        </w:rPr>
      </w:pPr>
      <w:ins w:id="431" w:author="Unknown Author" w:date="2024-03-20T11:20:00Z">
        <w:r>
          <w:rPr>
            <w:sz w:val="26"/>
            <w:szCs w:val="26"/>
          </w:rPr>
          <w:t>Update the project-specs/meta-user/conf/user-</w:t>
        </w:r>
        <w:proofErr w:type="spellStart"/>
        <w:r>
          <w:rPr>
            <w:sz w:val="26"/>
            <w:szCs w:val="26"/>
          </w:rPr>
          <w:t>footfsconfig</w:t>
        </w:r>
        <w:proofErr w:type="spellEnd"/>
        <w:r>
          <w:rPr>
            <w:sz w:val="26"/>
            <w:szCs w:val="26"/>
          </w:rPr>
          <w:t xml:space="preserve"> to add the library</w:t>
        </w:r>
      </w:ins>
    </w:p>
    <w:p w14:paraId="58819538" w14:textId="77777777" w:rsidR="00B265DF" w:rsidRDefault="00000000">
      <w:pPr>
        <w:spacing w:line="240" w:lineRule="auto"/>
        <w:contextualSpacing/>
        <w:rPr>
          <w:ins w:id="432" w:author="Unknown Author" w:date="2024-03-20T11:20:00Z"/>
          <w:sz w:val="26"/>
          <w:szCs w:val="26"/>
        </w:rPr>
      </w:pPr>
      <w:ins w:id="433" w:author="Unknown Author" w:date="2024-03-20T11:20:00Z">
        <w:r>
          <w:rPr>
            <w:sz w:val="26"/>
            <w:szCs w:val="26"/>
          </w:rPr>
          <w:t xml:space="preserve">For </w:t>
        </w:r>
        <w:proofErr w:type="spellStart"/>
        <w:r>
          <w:rPr>
            <w:sz w:val="26"/>
            <w:szCs w:val="26"/>
          </w:rPr>
          <w:t>fftw</w:t>
        </w:r>
        <w:proofErr w:type="spellEnd"/>
        <w:r>
          <w:rPr>
            <w:sz w:val="26"/>
            <w:szCs w:val="26"/>
          </w:rPr>
          <w:t xml:space="preserve">, add </w:t>
        </w:r>
        <w:proofErr w:type="spellStart"/>
        <w:r>
          <w:rPr>
            <w:sz w:val="26"/>
            <w:szCs w:val="26"/>
          </w:rPr>
          <w:t>CONFIG_libfftwf</w:t>
        </w:r>
        <w:proofErr w:type="spellEnd"/>
      </w:ins>
    </w:p>
    <w:p w14:paraId="7E465B6F" w14:textId="77777777" w:rsidR="00B265DF" w:rsidRDefault="00000000">
      <w:pPr>
        <w:spacing w:line="240" w:lineRule="auto"/>
        <w:contextualSpacing/>
        <w:rPr>
          <w:ins w:id="434" w:author="Unknown Author" w:date="2024-03-20T11:20:00Z"/>
          <w:sz w:val="26"/>
          <w:szCs w:val="26"/>
        </w:rPr>
      </w:pPr>
      <w:ins w:id="435" w:author="Unknown Author" w:date="2024-03-20T11:20:00Z">
        <w:r>
          <w:rPr>
            <w:sz w:val="26"/>
            <w:szCs w:val="26"/>
          </w:rPr>
          <w:t xml:space="preserve">Note: </w:t>
        </w:r>
        <w:proofErr w:type="spellStart"/>
        <w:r>
          <w:rPr>
            <w:sz w:val="26"/>
            <w:szCs w:val="26"/>
          </w:rPr>
          <w:t>fftw</w:t>
        </w:r>
        <w:proofErr w:type="spellEnd"/>
        <w:r>
          <w:rPr>
            <w:sz w:val="26"/>
            <w:szCs w:val="26"/>
          </w:rPr>
          <w:t xml:space="preserve"> </w:t>
        </w:r>
        <w:proofErr w:type="spellStart"/>
        <w:r>
          <w:rPr>
            <w:sz w:val="26"/>
            <w:szCs w:val="26"/>
          </w:rPr>
          <w:t>librady</w:t>
        </w:r>
        <w:proofErr w:type="spellEnd"/>
        <w:r>
          <w:rPr>
            <w:sz w:val="26"/>
            <w:szCs w:val="26"/>
          </w:rPr>
          <w:t xml:space="preserve"> are defined as these packages: </w:t>
        </w:r>
        <w:proofErr w:type="spellStart"/>
        <w:r>
          <w:rPr>
            <w:sz w:val="26"/>
            <w:szCs w:val="26"/>
          </w:rPr>
          <w:t>libfftw</w:t>
        </w:r>
        <w:proofErr w:type="spellEnd"/>
        <w:r>
          <w:rPr>
            <w:sz w:val="26"/>
            <w:szCs w:val="26"/>
          </w:rPr>
          <w:t xml:space="preserve">, </w:t>
        </w:r>
        <w:proofErr w:type="spellStart"/>
        <w:r>
          <w:rPr>
            <w:sz w:val="26"/>
            <w:szCs w:val="26"/>
          </w:rPr>
          <w:t>libfftwl</w:t>
        </w:r>
        <w:proofErr w:type="spellEnd"/>
        <w:r>
          <w:rPr>
            <w:sz w:val="26"/>
            <w:szCs w:val="26"/>
          </w:rPr>
          <w:t xml:space="preserve">, </w:t>
        </w:r>
        <w:proofErr w:type="spellStart"/>
        <w:r>
          <w:rPr>
            <w:sz w:val="26"/>
            <w:szCs w:val="26"/>
          </w:rPr>
          <w:t>libfftwf</w:t>
        </w:r>
        <w:proofErr w:type="spellEnd"/>
      </w:ins>
    </w:p>
    <w:p w14:paraId="6C2EA636" w14:textId="77777777" w:rsidR="00B265DF" w:rsidRDefault="00B265DF">
      <w:pPr>
        <w:spacing w:line="240" w:lineRule="auto"/>
        <w:contextualSpacing/>
        <w:rPr>
          <w:ins w:id="436" w:author="Unknown Author" w:date="2024-03-20T11:20:00Z"/>
          <w:sz w:val="26"/>
          <w:szCs w:val="26"/>
        </w:rPr>
      </w:pPr>
    </w:p>
    <w:p w14:paraId="54AB4D3E" w14:textId="77777777" w:rsidR="00B265DF" w:rsidRDefault="00000000">
      <w:pPr>
        <w:spacing w:line="240" w:lineRule="auto"/>
        <w:contextualSpacing/>
        <w:rPr>
          <w:ins w:id="437" w:author="Unknown Author" w:date="2024-03-20T11:20:00Z"/>
          <w:sz w:val="26"/>
          <w:szCs w:val="26"/>
        </w:rPr>
      </w:pPr>
      <w:ins w:id="438" w:author="Unknown Author" w:date="2024-03-20T11:20:00Z">
        <w:r>
          <w:rPr>
            <w:sz w:val="26"/>
            <w:szCs w:val="26"/>
          </w:rPr>
          <w:t xml:space="preserve">Run </w:t>
        </w:r>
        <w:proofErr w:type="spellStart"/>
        <w:r>
          <w:rPr>
            <w:sz w:val="26"/>
            <w:szCs w:val="26"/>
          </w:rPr>
          <w:t>petalinux</w:t>
        </w:r>
        <w:proofErr w:type="spellEnd"/>
        <w:r>
          <w:rPr>
            <w:sz w:val="26"/>
            <w:szCs w:val="26"/>
          </w:rPr>
          <w:t xml:space="preserve">-config -c </w:t>
        </w:r>
        <w:proofErr w:type="spellStart"/>
        <w:r>
          <w:rPr>
            <w:sz w:val="26"/>
            <w:szCs w:val="26"/>
          </w:rPr>
          <w:t>rootfs</w:t>
        </w:r>
        <w:proofErr w:type="spellEnd"/>
        <w:r>
          <w:rPr>
            <w:sz w:val="26"/>
            <w:szCs w:val="26"/>
          </w:rPr>
          <w:t>, and enable the new library</w:t>
        </w:r>
      </w:ins>
    </w:p>
    <w:p w14:paraId="4ABF2574" w14:textId="77777777" w:rsidR="00B265DF" w:rsidRDefault="00000000">
      <w:pPr>
        <w:spacing w:line="240" w:lineRule="auto"/>
        <w:contextualSpacing/>
        <w:rPr>
          <w:ins w:id="439" w:author="Unknown Author" w:date="2024-03-20T11:20:00Z"/>
          <w:sz w:val="26"/>
          <w:szCs w:val="26"/>
        </w:rPr>
      </w:pPr>
      <w:ins w:id="440" w:author="Unknown Author" w:date="2024-03-20T11:20:00Z">
        <w:r>
          <w:rPr>
            <w:sz w:val="26"/>
            <w:szCs w:val="26"/>
          </w:rPr>
          <w:t>New library is under user packages</w:t>
        </w:r>
      </w:ins>
    </w:p>
    <w:p w14:paraId="220CBC7E" w14:textId="77777777" w:rsidR="00B265DF" w:rsidRDefault="00B265DF">
      <w:pPr>
        <w:spacing w:line="240" w:lineRule="auto"/>
        <w:contextualSpacing/>
        <w:rPr>
          <w:ins w:id="441" w:author="Unknown Author" w:date="2024-03-20T11:20:00Z"/>
          <w:sz w:val="26"/>
          <w:szCs w:val="26"/>
        </w:rPr>
      </w:pPr>
    </w:p>
    <w:p w14:paraId="5DA7F015" w14:textId="77777777" w:rsidR="00B265DF" w:rsidRDefault="00000000">
      <w:pPr>
        <w:spacing w:line="240" w:lineRule="auto"/>
        <w:contextualSpacing/>
        <w:rPr>
          <w:ins w:id="442" w:author="Unknown Author" w:date="2024-03-20T11:20:00Z"/>
          <w:sz w:val="26"/>
          <w:szCs w:val="26"/>
        </w:rPr>
      </w:pPr>
      <w:ins w:id="443" w:author="Unknown Author" w:date="2024-03-20T11:20:00Z">
        <w:r>
          <w:rPr>
            <w:sz w:val="26"/>
            <w:szCs w:val="26"/>
          </w:rPr>
          <w:t xml:space="preserve">Run </w:t>
        </w:r>
        <w:proofErr w:type="spellStart"/>
        <w:r>
          <w:rPr>
            <w:sz w:val="26"/>
            <w:szCs w:val="26"/>
          </w:rPr>
          <w:t>petalinux</w:t>
        </w:r>
        <w:proofErr w:type="spellEnd"/>
        <w:r>
          <w:rPr>
            <w:sz w:val="26"/>
            <w:szCs w:val="26"/>
          </w:rPr>
          <w:t>-build</w:t>
        </w:r>
      </w:ins>
    </w:p>
    <w:p w14:paraId="0EB24C52" w14:textId="77777777" w:rsidR="00B265DF" w:rsidRDefault="00B265DF">
      <w:pPr>
        <w:spacing w:line="240" w:lineRule="auto"/>
        <w:contextualSpacing/>
        <w:rPr>
          <w:ins w:id="444" w:author="Unknown Author" w:date="2024-03-20T11:20:00Z"/>
          <w:sz w:val="26"/>
          <w:szCs w:val="26"/>
        </w:rPr>
      </w:pPr>
    </w:p>
    <w:p w14:paraId="69268E79" w14:textId="77777777" w:rsidR="00B265DF" w:rsidRDefault="00000000">
      <w:pPr>
        <w:spacing w:line="240" w:lineRule="auto"/>
        <w:contextualSpacing/>
        <w:rPr>
          <w:ins w:id="445" w:author="Unknown Author" w:date="2024-03-20T11:20:00Z"/>
          <w:sz w:val="26"/>
          <w:szCs w:val="26"/>
        </w:rPr>
      </w:pPr>
      <w:ins w:id="446" w:author="Unknown Author" w:date="2024-03-20T11:20:00Z">
        <w:r>
          <w:rPr>
            <w:sz w:val="26"/>
            <w:szCs w:val="26"/>
          </w:rPr>
          <w:t xml:space="preserve">On the target, the new library will be installed in </w:t>
        </w:r>
        <w:r>
          <w:rPr>
            <w:i/>
            <w:iCs/>
            <w:sz w:val="26"/>
            <w:szCs w:val="26"/>
          </w:rPr>
          <w:t>/</w:t>
        </w:r>
        <w:proofErr w:type="spellStart"/>
        <w:r>
          <w:rPr>
            <w:i/>
            <w:iCs/>
            <w:sz w:val="26"/>
            <w:szCs w:val="26"/>
          </w:rPr>
          <w:t>usr</w:t>
        </w:r>
        <w:proofErr w:type="spellEnd"/>
        <w:r>
          <w:rPr>
            <w:i/>
            <w:iCs/>
            <w:sz w:val="26"/>
            <w:szCs w:val="26"/>
          </w:rPr>
          <w:t>/lib</w:t>
        </w:r>
      </w:ins>
    </w:p>
    <w:p w14:paraId="0734AA00" w14:textId="77777777" w:rsidR="00B265DF" w:rsidRDefault="00B265DF">
      <w:pPr>
        <w:spacing w:line="240" w:lineRule="auto"/>
        <w:contextualSpacing/>
        <w:rPr>
          <w:ins w:id="447" w:author="Unknown Author" w:date="2024-03-20T11:20:00Z"/>
          <w:sz w:val="26"/>
          <w:szCs w:val="26"/>
        </w:rPr>
      </w:pPr>
    </w:p>
    <w:p w14:paraId="0A6A8703" w14:textId="77777777" w:rsidR="00B265DF" w:rsidRDefault="00000000">
      <w:pPr>
        <w:spacing w:line="240" w:lineRule="auto"/>
        <w:contextualSpacing/>
        <w:rPr>
          <w:sz w:val="26"/>
          <w:szCs w:val="26"/>
        </w:rPr>
      </w:pPr>
      <w:r>
        <w:br w:type="page"/>
      </w:r>
    </w:p>
    <w:p w14:paraId="33CA3CBB" w14:textId="77777777" w:rsidR="00B265DF" w:rsidRDefault="00000000">
      <w:pPr>
        <w:spacing w:line="240" w:lineRule="auto"/>
        <w:contextualSpacing/>
        <w:rPr>
          <w:ins w:id="448" w:author="Unknown Author" w:date="2022-08-16T15:34:00Z"/>
          <w:b/>
          <w:bCs/>
        </w:rPr>
      </w:pPr>
      <w:ins w:id="449" w:author="Unknown Author" w:date="2022-08-16T15:34:00Z">
        <w:r>
          <w:rPr>
            <w:b/>
            <w:bCs/>
          </w:rPr>
          <w:lastRenderedPageBreak/>
          <w:t>Useful UIO and Interrupts Links</w:t>
        </w:r>
      </w:ins>
    </w:p>
    <w:p w14:paraId="7088A613" w14:textId="77777777" w:rsidR="00B265DF" w:rsidRDefault="00B265DF">
      <w:pPr>
        <w:spacing w:line="240" w:lineRule="auto"/>
        <w:contextualSpacing/>
        <w:rPr>
          <w:ins w:id="450" w:author="Unknown Author" w:date="2022-08-16T15:34:00Z"/>
          <w:b/>
          <w:bCs/>
        </w:rPr>
      </w:pPr>
    </w:p>
    <w:p w14:paraId="4558266E" w14:textId="77777777" w:rsidR="00B265DF" w:rsidRDefault="00000000">
      <w:pPr>
        <w:spacing w:line="240" w:lineRule="auto"/>
        <w:contextualSpacing/>
      </w:pPr>
      <w:ins w:id="451" w:author="Unknown Author" w:date="2022-08-16T15:34:00Z">
        <w:r>
          <w:rPr>
            <w:rStyle w:val="Hyperlink"/>
          </w:rPr>
          <w:t>https://xilinx-wiki.atlassian.net/wiki/spaces/A/pages/18842490/Testing+UIO+with+Interrupt+on+Zynq+Ultrascale</w:t>
        </w:r>
      </w:ins>
    </w:p>
    <w:p w14:paraId="61C729CB" w14:textId="77777777" w:rsidR="00B265DF" w:rsidRDefault="00B265DF">
      <w:pPr>
        <w:spacing w:line="240" w:lineRule="auto"/>
        <w:contextualSpacing/>
      </w:pPr>
    </w:p>
    <w:p w14:paraId="309B36CD" w14:textId="77777777" w:rsidR="00B265DF" w:rsidRDefault="00000000">
      <w:pPr>
        <w:spacing w:line="240" w:lineRule="auto"/>
        <w:contextualSpacing/>
      </w:pPr>
      <w:r>
        <w:fldChar w:fldCharType="begin"/>
      </w:r>
      <w:r>
        <w:instrText>HYPERLINK "https://www.linkedin.com/pulse/gpio-petalinux-part-2-roy-messinger/" \h</w:instrText>
      </w:r>
      <w:r>
        <w:fldChar w:fldCharType="separate"/>
      </w:r>
      <w:ins w:id="452" w:author="Unknown Author" w:date="2022-08-16T15:34:00Z">
        <w:r>
          <w:rPr>
            <w:rStyle w:val="Hyperlink"/>
          </w:rPr>
          <w:t>https://www.linkedin.com/pulse/gpio-petalinux-part-1-roy-messinger/</w:t>
        </w:r>
      </w:ins>
      <w:r>
        <w:fldChar w:fldCharType="end"/>
      </w:r>
    </w:p>
    <w:p w14:paraId="4D921915" w14:textId="77777777" w:rsidR="00B265DF" w:rsidRDefault="00000000">
      <w:pPr>
        <w:spacing w:line="240" w:lineRule="auto"/>
        <w:contextualSpacing/>
      </w:pPr>
      <w:ins w:id="453" w:author="Unknown Author" w:date="2022-08-16T15:34:00Z">
        <w:r>
          <w:rPr>
            <w:rStyle w:val="Hyperlink"/>
          </w:rPr>
          <w:t>https://www.linkedin.com/pulse/gpio-petalinux-part-2-roy-messinger/</w:t>
        </w:r>
      </w:ins>
    </w:p>
    <w:p w14:paraId="78D926D2" w14:textId="77777777" w:rsidR="00B265DF" w:rsidRDefault="00000000">
      <w:pPr>
        <w:spacing w:line="240" w:lineRule="auto"/>
        <w:contextualSpacing/>
      </w:pPr>
      <w:r>
        <w:fldChar w:fldCharType="begin"/>
      </w:r>
      <w:r>
        <w:instrText>HYPERLINK "https://www.linkedin.com/pulse/gpio-petalinux-part-3-roy-messinger/" \h</w:instrText>
      </w:r>
      <w:r>
        <w:fldChar w:fldCharType="separate"/>
      </w:r>
      <w:ins w:id="454" w:author="Unknown Author" w:date="2022-08-16T15:34:00Z">
        <w:r>
          <w:rPr>
            <w:rStyle w:val="Hyperlink"/>
          </w:rPr>
          <w:t>https://www.linkedin.com/pulse/gpio-petalinux-part-3-roy-messinger/</w:t>
        </w:r>
      </w:ins>
      <w:r>
        <w:fldChar w:fldCharType="end"/>
      </w:r>
    </w:p>
    <w:p w14:paraId="3DB35195" w14:textId="77777777" w:rsidR="00B265DF" w:rsidRDefault="00B265DF">
      <w:pPr>
        <w:spacing w:line="240" w:lineRule="auto"/>
        <w:contextualSpacing/>
      </w:pPr>
    </w:p>
    <w:p w14:paraId="234D8E62" w14:textId="77777777" w:rsidR="00B265DF" w:rsidRDefault="00000000">
      <w:pPr>
        <w:spacing w:line="240" w:lineRule="auto"/>
        <w:contextualSpacing/>
      </w:pPr>
      <w:ins w:id="455" w:author="Unknown Author" w:date="2022-08-16T15:34:00Z">
        <w:r>
          <w:rPr>
            <w:rStyle w:val="Hyperlink"/>
          </w:rPr>
          <w:t>https://www.youtube.com/watch?v=AiChMf4RLkA</w:t>
        </w:r>
      </w:ins>
    </w:p>
    <w:p w14:paraId="715C037D" w14:textId="77777777" w:rsidR="00B265DF" w:rsidRDefault="00B265DF">
      <w:pPr>
        <w:spacing w:line="240" w:lineRule="auto"/>
        <w:contextualSpacing/>
      </w:pPr>
    </w:p>
    <w:p w14:paraId="71FED3F5" w14:textId="77777777" w:rsidR="00B265DF" w:rsidRDefault="00B265DF">
      <w:pPr>
        <w:spacing w:line="240" w:lineRule="auto"/>
        <w:contextualSpacing/>
      </w:pPr>
    </w:p>
    <w:p w14:paraId="58166074" w14:textId="77777777" w:rsidR="00B265DF" w:rsidRDefault="00000000">
      <w:pPr>
        <w:spacing w:line="240" w:lineRule="auto"/>
        <w:contextualSpacing/>
      </w:pPr>
      <w:ins w:id="456" w:author="Unknown Author" w:date="2022-08-16T15:34:00Z">
        <w:r>
          <w:rPr>
            <w:rStyle w:val="Hyperlink"/>
          </w:rPr>
          <w:t>https://xilinx-wiki.atlassian.net/wiki/spaces/A/pages/18842191/Linux+GIC+Driver</w:t>
        </w:r>
      </w:ins>
    </w:p>
    <w:p w14:paraId="6D7F251E" w14:textId="77777777" w:rsidR="00B265DF" w:rsidRDefault="00B265DF">
      <w:pPr>
        <w:spacing w:line="240" w:lineRule="auto"/>
        <w:contextualSpacing/>
      </w:pPr>
    </w:p>
    <w:p w14:paraId="41BFEE14" w14:textId="77777777" w:rsidR="00B265DF" w:rsidRDefault="00B265DF">
      <w:pPr>
        <w:spacing w:line="240" w:lineRule="auto"/>
        <w:contextualSpacing/>
      </w:pPr>
    </w:p>
    <w:p w14:paraId="7B1D4A9B" w14:textId="77777777" w:rsidR="00B265DF" w:rsidRDefault="00000000">
      <w:pPr>
        <w:spacing w:line="240" w:lineRule="auto"/>
        <w:contextualSpacing/>
      </w:pPr>
      <w:r>
        <w:br w:type="page"/>
      </w:r>
    </w:p>
    <w:p w14:paraId="2DC4183E" w14:textId="77777777" w:rsidR="00B265DF" w:rsidRDefault="00000000">
      <w:pPr>
        <w:spacing w:line="240" w:lineRule="auto"/>
        <w:contextualSpacing/>
        <w:rPr>
          <w:b/>
          <w:bCs/>
        </w:rPr>
      </w:pPr>
      <w:r>
        <w:rPr>
          <w:b/>
          <w:bCs/>
        </w:rPr>
        <w:lastRenderedPageBreak/>
        <w:t>Screenshots:</w:t>
      </w:r>
    </w:p>
    <w:p w14:paraId="56E2C6C8" w14:textId="77777777" w:rsidR="00B265DF" w:rsidRDefault="00B265DF">
      <w:pPr>
        <w:spacing w:line="240" w:lineRule="auto"/>
        <w:contextualSpacing/>
        <w:rPr>
          <w:b/>
          <w:bCs/>
        </w:rPr>
      </w:pPr>
    </w:p>
    <w:p w14:paraId="54F0D2B4" w14:textId="77777777" w:rsidR="00B265DF" w:rsidRDefault="00000000">
      <w:pPr>
        <w:spacing w:line="240" w:lineRule="auto"/>
        <w:contextualSpacing/>
      </w:pPr>
      <w:proofErr w:type="spellStart"/>
      <w:r>
        <w:t>petalinux</w:t>
      </w:r>
      <w:proofErr w:type="spellEnd"/>
      <w:r>
        <w:t>-build</w:t>
      </w:r>
    </w:p>
    <w:p w14:paraId="35D01A62" w14:textId="77777777" w:rsidR="00B265DF" w:rsidRDefault="00000000">
      <w:pPr>
        <w:spacing w:line="240" w:lineRule="auto"/>
        <w:contextualSpacing/>
      </w:pPr>
      <w:r>
        <w:rPr>
          <w:noProof/>
        </w:rPr>
        <w:drawing>
          <wp:anchor distT="0" distB="0" distL="0" distR="0" simplePos="0" relativeHeight="4" behindDoc="0" locked="0" layoutInCell="1" allowOverlap="1" wp14:anchorId="61C6C4FB" wp14:editId="217FB511">
            <wp:simplePos x="0" y="0"/>
            <wp:positionH relativeFrom="column">
              <wp:posOffset>57150</wp:posOffset>
            </wp:positionH>
            <wp:positionV relativeFrom="paragraph">
              <wp:posOffset>-39370</wp:posOffset>
            </wp:positionV>
            <wp:extent cx="5943600" cy="3120390"/>
            <wp:effectExtent l="0" t="0" r="0" b="0"/>
            <wp:wrapSquare wrapText="largest"/>
            <wp:docPr id="8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90F706" w14:textId="77777777" w:rsidR="00B265DF" w:rsidRDefault="00000000">
      <w:pPr>
        <w:spacing w:line="240" w:lineRule="auto"/>
        <w:contextualSpacing/>
      </w:pPr>
      <w:r>
        <w:t xml:space="preserve">Flash </w:t>
      </w:r>
      <w:proofErr w:type="spellStart"/>
      <w:r>
        <w:t>petalinux</w:t>
      </w:r>
      <w:proofErr w:type="spellEnd"/>
      <w:r>
        <w:t xml:space="preserve"> file system</w:t>
      </w:r>
    </w:p>
    <w:p w14:paraId="5361575A" w14:textId="77777777" w:rsidR="00B265DF" w:rsidRDefault="00000000">
      <w:pPr>
        <w:spacing w:line="240" w:lineRule="auto"/>
        <w:contextualSpacing/>
      </w:pPr>
      <w:r>
        <w:rPr>
          <w:noProof/>
        </w:rPr>
        <w:drawing>
          <wp:anchor distT="0" distB="0" distL="0" distR="0" simplePos="0" relativeHeight="5" behindDoc="0" locked="0" layoutInCell="1" allowOverlap="1" wp14:anchorId="3B520586" wp14:editId="54AAAFE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21025"/>
            <wp:effectExtent l="0" t="0" r="0" b="0"/>
            <wp:wrapSquare wrapText="largest"/>
            <wp:docPr id="9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265DF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C7028"/>
    <w:multiLevelType w:val="multilevel"/>
    <w:tmpl w:val="F0B2814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FB83DE4"/>
    <w:multiLevelType w:val="multilevel"/>
    <w:tmpl w:val="2E44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821070434">
    <w:abstractNumId w:val="1"/>
  </w:num>
  <w:num w:numId="2" w16cid:durableId="131098638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ran, Hai (US) - SS">
    <w15:presenceInfo w15:providerId="AD" w15:userId="S::Hai.Tran@harris.com::90473c6f-604b-4b66-9aca-a05895734dc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5DF"/>
    <w:rsid w:val="00515EDA"/>
    <w:rsid w:val="007A7EF1"/>
    <w:rsid w:val="00A1220F"/>
    <w:rsid w:val="00B265DF"/>
    <w:rsid w:val="00B8481F"/>
    <w:rsid w:val="00F85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55E6A"/>
  <w15:docId w15:val="{383489FC-1187-4682-9336-947230437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DejaVu Sans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</w:rPr>
  </w:style>
  <w:style w:type="character" w:customStyle="1" w:styleId="BalloonTextChar">
    <w:name w:val="Balloon Text Char"/>
    <w:basedOn w:val="DefaultParagraphFont"/>
    <w:qFormat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rPr>
      <w:color w:val="954F72"/>
      <w:u w:val="single"/>
    </w:rPr>
  </w:style>
  <w:style w:type="character" w:styleId="Emphasis">
    <w:name w:val="Emphasis"/>
    <w:qFormat/>
    <w:rPr>
      <w:i/>
      <w:iCs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LineNumbering">
    <w:name w:val="Line Numbering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40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Revision">
    <w:name w:val="Revision"/>
    <w:qFormat/>
    <w:pPr>
      <w:suppressAutoHyphens w:val="0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image" Target="media/image6.png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5.png"/><Relationship Id="rId5" Type="http://schemas.openxmlformats.org/officeDocument/2006/relationships/image" Target="media/image1.wmf"/><Relationship Id="rId15" Type="http://schemas.openxmlformats.org/officeDocument/2006/relationships/image" Target="media/image9.png"/><Relationship Id="rId10" Type="http://schemas.openxmlformats.org/officeDocument/2006/relationships/hyperlink" Target="mailto:root@172.16.80.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oot@172.16.80.3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2501</Words>
  <Characters>14256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L3Harris Technologies, Inc.</Company>
  <LinksUpToDate>false</LinksUpToDate>
  <CharactersWithSpaces>16724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</dc:creator>
  <dc:description/>
  <cp:lastModifiedBy>Tran, Hai (US) - SS</cp:lastModifiedBy>
  <cp:revision>2</cp:revision>
  <dcterms:created xsi:type="dcterms:W3CDTF">2025-11-13T22:13:00Z</dcterms:created>
  <dcterms:modified xsi:type="dcterms:W3CDTF">2025-11-13T22:13:00Z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L3Harris Technologies, Inc.</vt:lpwstr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MSIP_Label_a8646e0b-a435-48bd-bb2e-6a777753dede_Enabled">
    <vt:lpwstr>true</vt:lpwstr>
  </property>
  <property fmtid="{D5CDD505-2E9C-101B-9397-08002B2CF9AE}" pid="9" name="MSIP_Label_a8646e0b-a435-48bd-bb2e-6a777753dede_SetDate">
    <vt:lpwstr>2025-11-13T20:53:06Z</vt:lpwstr>
  </property>
  <property fmtid="{D5CDD505-2E9C-101B-9397-08002B2CF9AE}" pid="10" name="MSIP_Label_a8646e0b-a435-48bd-bb2e-6a777753dede_Method">
    <vt:lpwstr>Privileged</vt:lpwstr>
  </property>
  <property fmtid="{D5CDD505-2E9C-101B-9397-08002B2CF9AE}" pid="11" name="MSIP_Label_a8646e0b-a435-48bd-bb2e-6a777753dede_Name">
    <vt:lpwstr>Unrestricted</vt:lpwstr>
  </property>
  <property fmtid="{D5CDD505-2E9C-101B-9397-08002B2CF9AE}" pid="12" name="MSIP_Label_a8646e0b-a435-48bd-bb2e-6a777753dede_SiteId">
    <vt:lpwstr>ba488c5e-f105-4a2b-a8b1-b57b26a44117</vt:lpwstr>
  </property>
  <property fmtid="{D5CDD505-2E9C-101B-9397-08002B2CF9AE}" pid="13" name="MSIP_Label_a8646e0b-a435-48bd-bb2e-6a777753dede_ActionId">
    <vt:lpwstr>4953f538-b007-4357-b87b-978e499484c5</vt:lpwstr>
  </property>
  <property fmtid="{D5CDD505-2E9C-101B-9397-08002B2CF9AE}" pid="14" name="MSIP_Label_a8646e0b-a435-48bd-bb2e-6a777753dede_ContentBits">
    <vt:lpwstr>0</vt:lpwstr>
  </property>
  <property fmtid="{D5CDD505-2E9C-101B-9397-08002B2CF9AE}" pid="15" name="MSIP_Label_a8646e0b-a435-48bd-bb2e-6a777753dede_Tag">
    <vt:lpwstr>10, 0, 1, 1</vt:lpwstr>
  </property>
</Properties>
</file>