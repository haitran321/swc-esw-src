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337D1" w14:textId="77777777" w:rsidR="00CE0A8C" w:rsidRDefault="00000000">
      <w:pPr>
        <w:spacing w:line="240" w:lineRule="auto"/>
        <w:contextualSpacing/>
        <w:jc w:val="center"/>
        <w:rPr>
          <w:sz w:val="28"/>
          <w:szCs w:val="28"/>
        </w:rPr>
      </w:pPr>
      <w:r>
        <w:rPr>
          <w:sz w:val="28"/>
          <w:szCs w:val="28"/>
        </w:rPr>
        <w:t>ZCU104/208 Eval Kit Notes</w:t>
      </w:r>
    </w:p>
    <w:p w14:paraId="467110E3" w14:textId="77777777" w:rsidR="00CE0A8C" w:rsidRDefault="00CE0A8C">
      <w:pPr>
        <w:spacing w:line="240" w:lineRule="auto"/>
        <w:contextualSpacing/>
      </w:pPr>
    </w:p>
    <w:p w14:paraId="7AA1A4A3" w14:textId="77777777" w:rsidR="00CE0A8C" w:rsidRDefault="00000000">
      <w:pPr>
        <w:spacing w:line="240" w:lineRule="auto"/>
        <w:contextualSpacing/>
        <w:rPr>
          <w:b/>
          <w:bCs/>
        </w:rPr>
      </w:pPr>
      <w:r>
        <w:rPr>
          <w:b/>
          <w:bCs/>
        </w:rPr>
        <w:t>Development workflow:</w:t>
      </w:r>
    </w:p>
    <w:p w14:paraId="2635E8B1" w14:textId="77777777" w:rsidR="00CE0A8C" w:rsidRDefault="00CE0A8C">
      <w:pPr>
        <w:spacing w:line="240" w:lineRule="auto"/>
        <w:contextualSpacing/>
        <w:rPr>
          <w:b/>
          <w:bCs/>
        </w:rPr>
      </w:pPr>
    </w:p>
    <w:p w14:paraId="7D2CA24B" w14:textId="77777777" w:rsidR="00CE0A8C" w:rsidRDefault="00000000">
      <w:pPr>
        <w:spacing w:line="240" w:lineRule="auto"/>
        <w:contextualSpacing/>
      </w:pPr>
      <w:r>
        <w:rPr>
          <w:noProof/>
        </w:rPr>
        <w:drawing>
          <wp:inline distT="0" distB="0" distL="0" distR="0" wp14:anchorId="0AD55CB2" wp14:editId="3651C0E7">
            <wp:extent cx="5943600" cy="303276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5"/>
                    <a:stretch>
                      <a:fillRect/>
                    </a:stretch>
                  </pic:blipFill>
                  <pic:spPr bwMode="auto">
                    <a:xfrm>
                      <a:off x="0" y="0"/>
                      <a:ext cx="5943600" cy="3032760"/>
                    </a:xfrm>
                    <a:prstGeom prst="rect">
                      <a:avLst/>
                    </a:prstGeom>
                  </pic:spPr>
                </pic:pic>
              </a:graphicData>
            </a:graphic>
          </wp:inline>
        </w:drawing>
      </w:r>
    </w:p>
    <w:p w14:paraId="345B08D7" w14:textId="77777777" w:rsidR="00CE0A8C" w:rsidRDefault="00CE0A8C">
      <w:pPr>
        <w:spacing w:line="240" w:lineRule="auto"/>
        <w:contextualSpacing/>
      </w:pPr>
    </w:p>
    <w:p w14:paraId="236EE1AB" w14:textId="77777777" w:rsidR="00CE0A8C" w:rsidRDefault="00000000">
      <w:pPr>
        <w:spacing w:line="240" w:lineRule="auto"/>
        <w:contextualSpacing/>
        <w:rPr>
          <w:b/>
          <w:bCs/>
        </w:rPr>
      </w:pPr>
      <w:r>
        <w:rPr>
          <w:b/>
          <w:bCs/>
        </w:rPr>
        <w:t>Channel Sim SW design:</w:t>
      </w:r>
    </w:p>
    <w:p w14:paraId="6FD4347C" w14:textId="77777777" w:rsidR="00CE0A8C" w:rsidRDefault="00000000">
      <w:pPr>
        <w:spacing w:line="240" w:lineRule="auto"/>
        <w:contextualSpacing/>
      </w:pPr>
      <w:r>
        <w:rPr>
          <w:noProof/>
        </w:rPr>
        <w:drawing>
          <wp:inline distT="0" distB="0" distL="0" distR="0" wp14:anchorId="79622625" wp14:editId="455E5D8A">
            <wp:extent cx="5943600" cy="187706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6"/>
                    <a:stretch>
                      <a:fillRect/>
                    </a:stretch>
                  </pic:blipFill>
                  <pic:spPr bwMode="auto">
                    <a:xfrm>
                      <a:off x="0" y="0"/>
                      <a:ext cx="5943600" cy="1877060"/>
                    </a:xfrm>
                    <a:prstGeom prst="rect">
                      <a:avLst/>
                    </a:prstGeom>
                  </pic:spPr>
                </pic:pic>
              </a:graphicData>
            </a:graphic>
          </wp:inline>
        </w:drawing>
      </w:r>
      <w:r>
        <w:br w:type="page"/>
      </w:r>
    </w:p>
    <w:p w14:paraId="3AEE714F" w14:textId="77777777" w:rsidR="00CE0A8C" w:rsidRDefault="00000000">
      <w:pPr>
        <w:spacing w:line="240" w:lineRule="auto"/>
        <w:contextualSpacing/>
        <w:rPr>
          <w:b/>
          <w:bCs/>
        </w:rPr>
      </w:pPr>
      <w:r>
        <w:rPr>
          <w:b/>
          <w:bCs/>
        </w:rPr>
        <w:lastRenderedPageBreak/>
        <w:t>Transmit Module SW design:</w:t>
      </w:r>
    </w:p>
    <w:p w14:paraId="687DABB4" w14:textId="77777777" w:rsidR="00CE0A8C" w:rsidRDefault="00000000">
      <w:pPr>
        <w:spacing w:line="240" w:lineRule="auto"/>
        <w:contextualSpacing/>
      </w:pPr>
      <w:r>
        <w:rPr>
          <w:noProof/>
        </w:rPr>
        <w:drawing>
          <wp:inline distT="0" distB="0" distL="0" distR="0" wp14:anchorId="503759F6" wp14:editId="7683229B">
            <wp:extent cx="5943600" cy="188531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7"/>
                    <a:stretch>
                      <a:fillRect/>
                    </a:stretch>
                  </pic:blipFill>
                  <pic:spPr bwMode="auto">
                    <a:xfrm>
                      <a:off x="0" y="0"/>
                      <a:ext cx="5943600" cy="1885315"/>
                    </a:xfrm>
                    <a:prstGeom prst="rect">
                      <a:avLst/>
                    </a:prstGeom>
                  </pic:spPr>
                </pic:pic>
              </a:graphicData>
            </a:graphic>
          </wp:inline>
        </w:drawing>
      </w:r>
    </w:p>
    <w:p w14:paraId="38310796" w14:textId="77777777" w:rsidR="00CE0A8C" w:rsidRDefault="00CE0A8C">
      <w:pPr>
        <w:spacing w:line="240" w:lineRule="auto"/>
        <w:contextualSpacing/>
        <w:rPr>
          <w:b/>
          <w:bCs/>
        </w:rPr>
      </w:pPr>
    </w:p>
    <w:p w14:paraId="4BFCCE3F" w14:textId="77777777" w:rsidR="00CE0A8C" w:rsidRDefault="00000000">
      <w:pPr>
        <w:spacing w:after="0" w:line="240" w:lineRule="auto"/>
        <w:rPr>
          <w:b/>
          <w:bCs/>
        </w:rPr>
      </w:pPr>
      <w:r>
        <w:br w:type="page"/>
      </w:r>
    </w:p>
    <w:p w14:paraId="3C812F0A" w14:textId="77777777" w:rsidR="00CE0A8C" w:rsidRDefault="00000000">
      <w:pPr>
        <w:spacing w:line="240" w:lineRule="auto"/>
        <w:contextualSpacing/>
        <w:rPr>
          <w:b/>
          <w:bCs/>
        </w:rPr>
      </w:pPr>
      <w:r>
        <w:rPr>
          <w:b/>
          <w:bCs/>
        </w:rPr>
        <w:lastRenderedPageBreak/>
        <w:t>Setup SW development computer:</w:t>
      </w:r>
    </w:p>
    <w:p w14:paraId="42F6588B" w14:textId="77777777" w:rsidR="00CE0A8C" w:rsidRDefault="00000000">
      <w:pPr>
        <w:spacing w:line="240" w:lineRule="auto"/>
        <w:contextualSpacing/>
      </w:pPr>
      <w:r>
        <w:t>- Computer with Ubuntu Linux version 20.04LTS</w:t>
      </w:r>
    </w:p>
    <w:p w14:paraId="7FAF9207" w14:textId="77777777" w:rsidR="00CE0A8C" w:rsidRDefault="00000000">
      <w:pPr>
        <w:spacing w:line="240" w:lineRule="auto"/>
        <w:contextualSpacing/>
      </w:pPr>
      <w:r>
        <w:t>- Download and install Xilinx Petalinux version 2021.1</w:t>
      </w:r>
    </w:p>
    <w:p w14:paraId="0D8205F7" w14:textId="77777777" w:rsidR="00CE0A8C" w:rsidRDefault="00000000">
      <w:pPr>
        <w:spacing w:line="240" w:lineRule="auto"/>
        <w:contextualSpacing/>
      </w:pPr>
      <w:r>
        <w:tab/>
        <w:t>To fix the Kconfig issue during the petalinux-build command run “sudo apt-</w:t>
      </w:r>
      <w:r>
        <w:tab/>
        <w:t>get install libncurses5”</w:t>
      </w:r>
    </w:p>
    <w:p w14:paraId="502B8C1A" w14:textId="77777777" w:rsidR="00CE0A8C" w:rsidRDefault="00000000">
      <w:pPr>
        <w:spacing w:line="240" w:lineRule="auto"/>
        <w:contextualSpacing/>
      </w:pPr>
      <w:r>
        <w:t>- Download and install Xilinux Vitis version 2021.1</w:t>
      </w:r>
    </w:p>
    <w:p w14:paraId="31AAA434" w14:textId="77777777" w:rsidR="00CE0A8C" w:rsidRDefault="00000000">
      <w:pPr>
        <w:spacing w:line="240" w:lineRule="auto"/>
        <w:contextualSpacing/>
      </w:pPr>
      <w:r>
        <w:t>- Download ZCU208 BSP version 2021.1</w:t>
      </w:r>
    </w:p>
    <w:p w14:paraId="7A6A21CC" w14:textId="77777777" w:rsidR="00CE0A8C" w:rsidRDefault="00000000">
      <w:pPr>
        <w:spacing w:line="240" w:lineRule="auto"/>
        <w:contextualSpacing/>
      </w:pPr>
      <w:r>
        <w:t>- Download ZCU104 BSP version 2021.1</w:t>
      </w:r>
    </w:p>
    <w:p w14:paraId="549F972E" w14:textId="77777777" w:rsidR="00CE0A8C" w:rsidRDefault="00000000">
      <w:pPr>
        <w:spacing w:line="240" w:lineRule="auto"/>
        <w:contextualSpacing/>
      </w:pPr>
      <w:r>
        <w:t>- Download and install Python</w:t>
      </w:r>
    </w:p>
    <w:p w14:paraId="09779429" w14:textId="77777777" w:rsidR="00CE0A8C" w:rsidRDefault="00000000">
      <w:pPr>
        <w:spacing w:line="240" w:lineRule="auto"/>
        <w:contextualSpacing/>
      </w:pPr>
      <w:r>
        <w:tab/>
        <w:t>To install wxpython on Ubuntu, run these 2 commands:</w:t>
      </w:r>
    </w:p>
    <w:p w14:paraId="4B7B9135" w14:textId="77777777" w:rsidR="00CE0A8C" w:rsidRDefault="00000000">
      <w:pPr>
        <w:pStyle w:val="PreformattedText"/>
        <w:spacing w:after="160" w:line="240" w:lineRule="auto"/>
        <w:contextualSpacing/>
      </w:pPr>
      <w:r>
        <w:rPr>
          <w:rStyle w:val="SourceText"/>
          <w:rFonts w:ascii="Calibri" w:eastAsia="Calibri" w:hAnsi="Calibri" w:cs="DejaVu Sans"/>
          <w:sz w:val="22"/>
          <w:szCs w:val="22"/>
        </w:rPr>
        <w:tab/>
        <w:t>sudo apt search python3-wx</w:t>
      </w:r>
    </w:p>
    <w:p w14:paraId="5E7E6D74" w14:textId="77777777" w:rsidR="00CE0A8C" w:rsidRDefault="00000000">
      <w:pPr>
        <w:pStyle w:val="PreformattedText"/>
        <w:spacing w:after="160" w:line="240" w:lineRule="auto"/>
        <w:contextualSpacing/>
      </w:pPr>
      <w:r>
        <w:rPr>
          <w:rStyle w:val="SourceText"/>
          <w:rFonts w:ascii="Calibri" w:eastAsia="Calibri" w:hAnsi="Calibri" w:cs="DejaVu Sans"/>
          <w:sz w:val="22"/>
          <w:szCs w:val="22"/>
        </w:rPr>
        <w:tab/>
        <w:t xml:space="preserve">sudo apt-get install python3-wxgtk4.0 python3-wxgtk-webview4.0 </w:t>
      </w:r>
      <w:r>
        <w:rPr>
          <w:rStyle w:val="SourceText"/>
          <w:rFonts w:ascii="Calibri" w:eastAsia="Calibri" w:hAnsi="Calibri" w:cs="DejaVu Sans"/>
          <w:sz w:val="22"/>
          <w:szCs w:val="22"/>
        </w:rPr>
        <w:tab/>
        <w:t>python3-wxgtk-media4.0</w:t>
      </w:r>
    </w:p>
    <w:p w14:paraId="3339D4C2" w14:textId="77777777" w:rsidR="00CE0A8C" w:rsidRDefault="00000000">
      <w:pPr>
        <w:spacing w:line="240" w:lineRule="auto"/>
        <w:contextualSpacing/>
      </w:pPr>
      <w:r>
        <w:t>- Download and install gtkterm</w:t>
      </w:r>
      <w:r>
        <w:br w:type="page"/>
      </w:r>
    </w:p>
    <w:p w14:paraId="4CA3D33E" w14:textId="77777777" w:rsidR="00CE0A8C" w:rsidRDefault="00000000">
      <w:pPr>
        <w:spacing w:line="240" w:lineRule="auto"/>
        <w:contextualSpacing/>
        <w:rPr>
          <w:b/>
          <w:bCs/>
        </w:rPr>
      </w:pPr>
      <w:r>
        <w:rPr>
          <w:b/>
          <w:bCs/>
        </w:rPr>
        <w:lastRenderedPageBreak/>
        <w:t>Petalinux commands:</w:t>
      </w:r>
    </w:p>
    <w:p w14:paraId="43EBD747" w14:textId="77777777" w:rsidR="00CE0A8C" w:rsidRDefault="00CE0A8C">
      <w:pPr>
        <w:spacing w:line="240" w:lineRule="auto"/>
        <w:contextualSpacing/>
      </w:pPr>
    </w:p>
    <w:p w14:paraId="49AE8BE5" w14:textId="77777777" w:rsidR="00CE0A8C" w:rsidRDefault="00CE0A8C">
      <w:pPr>
        <w:spacing w:line="240" w:lineRule="auto"/>
        <w:contextualSpacing/>
      </w:pPr>
    </w:p>
    <w:p w14:paraId="4839A682" w14:textId="77777777" w:rsidR="00CE0A8C" w:rsidRDefault="00000000">
      <w:pPr>
        <w:spacing w:line="240" w:lineRule="auto"/>
        <w:contextualSpacing/>
      </w:pPr>
      <w:r>
        <w:rPr>
          <w:noProof/>
        </w:rPr>
        <w:drawing>
          <wp:inline distT="0" distB="0" distL="0" distR="0" wp14:anchorId="1FD39842" wp14:editId="1384F0E0">
            <wp:extent cx="5943600" cy="316611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8"/>
                    <a:srcRect l="31258" t="34252" r="14742" b="18597"/>
                    <a:stretch>
                      <a:fillRect/>
                    </a:stretch>
                  </pic:blipFill>
                  <pic:spPr bwMode="auto">
                    <a:xfrm>
                      <a:off x="0" y="0"/>
                      <a:ext cx="5943600" cy="3166110"/>
                    </a:xfrm>
                    <a:prstGeom prst="rect">
                      <a:avLst/>
                    </a:prstGeom>
                  </pic:spPr>
                </pic:pic>
              </a:graphicData>
            </a:graphic>
          </wp:inline>
        </w:drawing>
      </w:r>
    </w:p>
    <w:p w14:paraId="66B5ACA8" w14:textId="77777777" w:rsidR="00CE0A8C" w:rsidRDefault="00CE0A8C"/>
    <w:p w14:paraId="62AD844B" w14:textId="77777777" w:rsidR="00CE0A8C" w:rsidRDefault="00000000">
      <w:pPr>
        <w:spacing w:line="240" w:lineRule="auto"/>
        <w:contextualSpacing/>
      </w:pPr>
      <w:r>
        <w:br w:type="page"/>
      </w:r>
    </w:p>
    <w:p w14:paraId="35B9143A" w14:textId="77777777" w:rsidR="00CE0A8C" w:rsidRDefault="00000000">
      <w:pPr>
        <w:spacing w:line="240" w:lineRule="auto"/>
        <w:contextualSpacing/>
        <w:rPr>
          <w:b/>
          <w:bCs/>
        </w:rPr>
      </w:pPr>
      <w:r>
        <w:rPr>
          <w:b/>
          <w:bCs/>
        </w:rPr>
        <w:lastRenderedPageBreak/>
        <w:t>Steps to create a project from an existing BSP</w:t>
      </w:r>
    </w:p>
    <w:p w14:paraId="1849CCE4" w14:textId="77777777" w:rsidR="00CE0A8C" w:rsidRDefault="00CE0A8C">
      <w:pPr>
        <w:spacing w:line="240" w:lineRule="auto"/>
        <w:contextualSpacing/>
      </w:pPr>
    </w:p>
    <w:p w14:paraId="6245F5CE" w14:textId="77777777" w:rsidR="00CE0A8C" w:rsidRDefault="00000000">
      <w:pPr>
        <w:spacing w:line="240" w:lineRule="auto"/>
        <w:contextualSpacing/>
      </w:pPr>
      <w:r>
        <w:t>Note:  This procedures assume that Petalinux has been installed and all of the necessary Linux SW packages have been installed.  Missing Linux SW packages will be prompted when running these petalinux commands</w:t>
      </w:r>
    </w:p>
    <w:p w14:paraId="30F3DBC5" w14:textId="77777777" w:rsidR="00CE0A8C" w:rsidRDefault="00CE0A8C">
      <w:pPr>
        <w:spacing w:line="240" w:lineRule="auto"/>
        <w:contextualSpacing/>
      </w:pPr>
    </w:p>
    <w:p w14:paraId="1642D8AE" w14:textId="77777777" w:rsidR="00CE0A8C" w:rsidRDefault="00000000">
      <w:pPr>
        <w:pStyle w:val="BodyText"/>
        <w:spacing w:after="160"/>
        <w:contextualSpacing/>
      </w:pPr>
      <w:r>
        <w:t>Source the shell:</w:t>
      </w:r>
    </w:p>
    <w:p w14:paraId="1D7F42F6" w14:textId="77777777" w:rsidR="00CE0A8C" w:rsidRDefault="00000000">
      <w:pPr>
        <w:pStyle w:val="BodyText"/>
        <w:spacing w:after="160"/>
        <w:contextualSpacing/>
      </w:pPr>
      <w:r>
        <w:t>source &lt;folder were petalinux is install&gt;/settings.sh</w:t>
      </w:r>
      <w:r>
        <w:br/>
      </w:r>
      <w:r>
        <w:br/>
        <w:t>To use an existing BSP:</w:t>
      </w:r>
    </w:p>
    <w:p w14:paraId="3638903D" w14:textId="77777777" w:rsidR="00CE0A8C" w:rsidRDefault="00000000">
      <w:pPr>
        <w:pStyle w:val="BodyText"/>
        <w:spacing w:after="160"/>
        <w:contextualSpacing/>
      </w:pPr>
      <w:r>
        <w:t>petalinux-create -t project -s &lt;PATH_TO_PETALINUX_PROJECT_BSP&gt;</w:t>
      </w:r>
    </w:p>
    <w:p w14:paraId="330248D5" w14:textId="77777777" w:rsidR="00CE0A8C" w:rsidRDefault="00CE0A8C">
      <w:pPr>
        <w:pStyle w:val="BodyText"/>
        <w:spacing w:after="160"/>
        <w:contextualSpacing/>
      </w:pPr>
    </w:p>
    <w:p w14:paraId="79B0D098" w14:textId="77777777" w:rsidR="00CE0A8C" w:rsidRDefault="00000000">
      <w:pPr>
        <w:pStyle w:val="BodyText"/>
        <w:spacing w:after="160"/>
        <w:contextualSpacing/>
      </w:pPr>
      <w:r>
        <w:t>To add HW configuration to the petalinux kernel project:</w:t>
      </w:r>
    </w:p>
    <w:p w14:paraId="0F3F406C" w14:textId="77777777" w:rsidR="00CE0A8C" w:rsidRDefault="00000000">
      <w:pPr>
        <w:pStyle w:val="BodyText"/>
        <w:spacing w:after="160"/>
        <w:contextualSpacing/>
      </w:pPr>
      <w:r>
        <w:t>petalinux-config --get-hw-description &lt;XSA file&gt;</w:t>
      </w:r>
    </w:p>
    <w:p w14:paraId="0897239D" w14:textId="77777777" w:rsidR="00CE0A8C" w:rsidRDefault="00000000">
      <w:pPr>
        <w:pStyle w:val="BodyText"/>
        <w:spacing w:after="160"/>
        <w:contextualSpacing/>
      </w:pPr>
      <w:r>
        <w:t>Note: If has error about Kconfig, install this package “sudo apt-get install libtinfo5”</w:t>
      </w:r>
    </w:p>
    <w:p w14:paraId="293DF03D" w14:textId="77777777" w:rsidR="00CE0A8C" w:rsidRDefault="00CE0A8C">
      <w:pPr>
        <w:spacing w:line="240" w:lineRule="auto"/>
        <w:contextualSpacing/>
      </w:pPr>
    </w:p>
    <w:p w14:paraId="48362276" w14:textId="77777777" w:rsidR="00CE0A8C" w:rsidRDefault="00000000">
      <w:pPr>
        <w:spacing w:line="240" w:lineRule="auto"/>
        <w:contextualSpacing/>
      </w:pPr>
      <w:r>
        <w:t>Set status IP address, if needed.  Only need to do this once</w:t>
      </w:r>
    </w:p>
    <w:p w14:paraId="5FD4DB96" w14:textId="77777777" w:rsidR="00CE0A8C" w:rsidRDefault="00000000">
      <w:pPr>
        <w:spacing w:line="240" w:lineRule="auto"/>
        <w:contextualSpacing/>
      </w:pPr>
      <w:r>
        <w:t>Subsystem AUTO Hardware Settings --&gt;</w:t>
      </w:r>
      <w:r>
        <w:br/>
        <w:t>Ethernet Settings --&gt;</w:t>
      </w:r>
      <w:r>
        <w:br/>
        <w:t>[ ] Obtain IP address automatically = N</w:t>
      </w:r>
      <w:r>
        <w:br/>
        <w:t>(172.16.80.8) Static IP address (NEW)</w:t>
      </w:r>
      <w:r>
        <w:br/>
        <w:t>(255.255.255.0) Static IP netmask (NEW)</w:t>
      </w:r>
      <w:r>
        <w:br/>
        <w:t>(172.16.80.1) Static IP gateway (NEW)</w:t>
      </w:r>
    </w:p>
    <w:p w14:paraId="03F8F7B7" w14:textId="77777777" w:rsidR="00CE0A8C" w:rsidRDefault="00CE0A8C">
      <w:pPr>
        <w:spacing w:line="240" w:lineRule="auto"/>
        <w:contextualSpacing/>
      </w:pPr>
    </w:p>
    <w:p w14:paraId="0143E261" w14:textId="77777777" w:rsidR="00CE0A8C" w:rsidRDefault="00000000">
      <w:pPr>
        <w:spacing w:line="240" w:lineRule="auto"/>
        <w:contextualSpacing/>
      </w:pPr>
      <w:r>
        <w:rPr>
          <w:rStyle w:val="SourceText"/>
          <w:rFonts w:eastAsia="Calibri"/>
        </w:rPr>
        <w:t>Build the kernel</w:t>
      </w:r>
    </w:p>
    <w:p w14:paraId="24504DE0" w14:textId="77777777" w:rsidR="00CE0A8C" w:rsidRDefault="00000000">
      <w:pPr>
        <w:spacing w:line="240" w:lineRule="auto"/>
        <w:contextualSpacing/>
      </w:pPr>
      <w:r>
        <w:rPr>
          <w:rStyle w:val="Emphasis"/>
          <w:i w:val="0"/>
          <w:iCs w:val="0"/>
        </w:rPr>
        <w:t>petalinux-build</w:t>
      </w:r>
    </w:p>
    <w:p w14:paraId="37C84B6A" w14:textId="77777777" w:rsidR="00CE0A8C" w:rsidRDefault="00CE0A8C">
      <w:pPr>
        <w:spacing w:line="240" w:lineRule="auto"/>
        <w:contextualSpacing/>
      </w:pPr>
    </w:p>
    <w:p w14:paraId="1A01F9F7" w14:textId="77777777" w:rsidR="00CE0A8C" w:rsidRDefault="00000000">
      <w:pPr>
        <w:spacing w:line="240" w:lineRule="auto"/>
        <w:contextualSpacing/>
      </w:pPr>
      <w:r>
        <w:t>Add python to kernel, if needed.  Only need to do this once</w:t>
      </w:r>
    </w:p>
    <w:p w14:paraId="58DF296F" w14:textId="77777777" w:rsidR="00CE0A8C" w:rsidRDefault="00000000">
      <w:pPr>
        <w:spacing w:line="240" w:lineRule="auto"/>
        <w:contextualSpacing/>
      </w:pPr>
      <w:r>
        <w:rPr>
          <w:rStyle w:val="SourceText"/>
          <w:rFonts w:eastAsia="Calibri"/>
        </w:rPr>
        <w:t>petalinux-config -c rootfs</w:t>
      </w:r>
    </w:p>
    <w:p w14:paraId="044563B7" w14:textId="77777777" w:rsidR="00CE0A8C" w:rsidRDefault="00000000">
      <w:pPr>
        <w:spacing w:line="240" w:lineRule="auto"/>
        <w:contextualSpacing/>
      </w:pPr>
      <w:r>
        <w:rPr>
          <w:rStyle w:val="SourceText"/>
          <w:rFonts w:eastAsia="Calibri"/>
        </w:rPr>
        <w:t>Filesystem Packages -&gt; devel -&gt; python -&gt; python -&gt; [*] python</w:t>
      </w:r>
    </w:p>
    <w:p w14:paraId="750F1588" w14:textId="77777777" w:rsidR="00CE0A8C" w:rsidRDefault="00CE0A8C">
      <w:pPr>
        <w:spacing w:line="240" w:lineRule="auto"/>
        <w:contextualSpacing/>
      </w:pPr>
    </w:p>
    <w:p w14:paraId="5EB9E922" w14:textId="77777777" w:rsidR="00CE0A8C" w:rsidRDefault="00000000">
      <w:pPr>
        <w:spacing w:line="240" w:lineRule="auto"/>
        <w:contextualSpacing/>
      </w:pPr>
      <w:r>
        <w:t>Add ssh-scp to kernel, only need to do this once</w:t>
      </w:r>
    </w:p>
    <w:p w14:paraId="1D319864" w14:textId="77777777" w:rsidR="00CE0A8C" w:rsidRDefault="00000000">
      <w:pPr>
        <w:spacing w:line="240" w:lineRule="auto"/>
        <w:contextualSpacing/>
      </w:pPr>
      <w:r>
        <w:rPr>
          <w:rStyle w:val="SourceText"/>
          <w:rFonts w:eastAsia="Calibri"/>
        </w:rPr>
        <w:t>petalinux-config -c rootfs</w:t>
      </w:r>
    </w:p>
    <w:p w14:paraId="12B00268" w14:textId="77777777" w:rsidR="00CE0A8C" w:rsidRDefault="00000000">
      <w:pPr>
        <w:spacing w:line="240" w:lineRule="auto"/>
        <w:contextualSpacing/>
      </w:pPr>
      <w:r>
        <w:rPr>
          <w:rStyle w:val="SourceText"/>
          <w:rFonts w:eastAsia="Calibri"/>
        </w:rPr>
        <w:t>Filesystem Packages -&gt; console -&gt; network -&gt; openssh -&gt; [*] openssh-scp</w:t>
      </w:r>
    </w:p>
    <w:p w14:paraId="05590D9A" w14:textId="77777777" w:rsidR="00CE0A8C" w:rsidRDefault="00CE0A8C">
      <w:pPr>
        <w:spacing w:line="240" w:lineRule="auto"/>
        <w:contextualSpacing/>
        <w:rPr>
          <w:rStyle w:val="SourceText"/>
          <w:rFonts w:ascii="Calibri" w:eastAsia="Calibri" w:hAnsi="Calibri"/>
        </w:rPr>
      </w:pPr>
    </w:p>
    <w:p w14:paraId="446B7ACD" w14:textId="77777777" w:rsidR="00CE0A8C" w:rsidRDefault="00000000">
      <w:pPr>
        <w:spacing w:line="240" w:lineRule="auto"/>
        <w:contextualSpacing/>
      </w:pPr>
      <w:r>
        <w:t>Add libstdc++ to kernel, only need to do this once</w:t>
      </w:r>
    </w:p>
    <w:p w14:paraId="6A52EA9A" w14:textId="77777777" w:rsidR="00CE0A8C" w:rsidRDefault="00000000">
      <w:pPr>
        <w:spacing w:line="240" w:lineRule="auto"/>
        <w:contextualSpacing/>
      </w:pPr>
      <w:r>
        <w:rPr>
          <w:rStyle w:val="SourceText"/>
          <w:rFonts w:eastAsia="Calibri"/>
        </w:rPr>
        <w:t>petalinux-config -c rootfs</w:t>
      </w:r>
    </w:p>
    <w:p w14:paraId="09FF17E0" w14:textId="77777777" w:rsidR="00CE0A8C" w:rsidRDefault="00000000">
      <w:pPr>
        <w:spacing w:line="240" w:lineRule="auto"/>
        <w:contextualSpacing/>
        <w:rPr>
          <w:del w:id="0" w:author="Unknown Author" w:date="2022-08-16T15:25:00Z"/>
          <w:rStyle w:val="SourceText"/>
          <w:rFonts w:eastAsia="Calibri"/>
        </w:rPr>
      </w:pPr>
      <w:r>
        <w:rPr>
          <w:rStyle w:val="SourceText"/>
          <w:rFonts w:eastAsia="Calibri"/>
        </w:rPr>
        <w:t>Filesystem Packages -&gt; misc -&gt; gcc-runtime -&gt; [*] libstdc++</w:t>
      </w:r>
    </w:p>
    <w:p w14:paraId="1A439E81" w14:textId="77777777" w:rsidR="00CE0A8C" w:rsidRDefault="00CE0A8C">
      <w:pPr>
        <w:spacing w:line="240" w:lineRule="auto"/>
        <w:contextualSpacing/>
        <w:rPr>
          <w:ins w:id="1" w:author="Unknown Author" w:date="2022-08-16T15:25:00Z"/>
          <w:rStyle w:val="SourceText"/>
          <w:rFonts w:eastAsia="Calibri"/>
        </w:rPr>
      </w:pPr>
    </w:p>
    <w:p w14:paraId="2F248232" w14:textId="77777777" w:rsidR="00CE0A8C" w:rsidRDefault="00CE0A8C">
      <w:pPr>
        <w:spacing w:line="240" w:lineRule="auto"/>
        <w:contextualSpacing/>
        <w:rPr>
          <w:ins w:id="2" w:author="Unknown Author" w:date="2024-04-04T11:11:00Z"/>
          <w:rStyle w:val="SourceText"/>
        </w:rPr>
      </w:pPr>
    </w:p>
    <w:p w14:paraId="26A38F02" w14:textId="77777777" w:rsidR="00CE0A8C" w:rsidRDefault="00000000">
      <w:pPr>
        <w:spacing w:line="240" w:lineRule="auto"/>
        <w:contextualSpacing/>
      </w:pPr>
      <w:ins w:id="3" w:author="Unknown Author" w:date="2022-08-16T15:26:00Z">
        <w:r>
          <w:rPr>
            <w:rStyle w:val="SourceText"/>
          </w:rPr>
          <w:t>Add UIO Device Drivers</w:t>
        </w:r>
      </w:ins>
    </w:p>
    <w:p w14:paraId="6BB20735" w14:textId="77777777" w:rsidR="00CE0A8C" w:rsidRDefault="00000000">
      <w:pPr>
        <w:spacing w:line="240" w:lineRule="auto"/>
        <w:contextualSpacing/>
      </w:pPr>
      <w:ins w:id="4" w:author="Unknown Author" w:date="2022-08-16T15:26:00Z">
        <w:r>
          <w:rPr>
            <w:rStyle w:val="SourceText"/>
          </w:rPr>
          <w:t>petalinux-config -c kernel</w:t>
        </w:r>
      </w:ins>
    </w:p>
    <w:p w14:paraId="27CB6109" w14:textId="77777777" w:rsidR="00CE0A8C" w:rsidRDefault="00000000">
      <w:pPr>
        <w:spacing w:line="240" w:lineRule="auto"/>
        <w:contextualSpacing/>
      </w:pPr>
      <w:ins w:id="5" w:author="Unknown Author" w:date="2022-08-16T15:27:00Z">
        <w:r>
          <w:rPr>
            <w:rStyle w:val="SourceText"/>
          </w:rPr>
          <w:t>Device Drivers -&gt; Userspace I/O drivers</w:t>
        </w:r>
      </w:ins>
    </w:p>
    <w:p w14:paraId="40565596" w14:textId="77777777" w:rsidR="00CE0A8C" w:rsidRDefault="00000000">
      <w:pPr>
        <w:numPr>
          <w:ilvl w:val="0"/>
          <w:numId w:val="1"/>
        </w:numPr>
        <w:spacing w:line="240" w:lineRule="auto"/>
        <w:contextualSpacing/>
      </w:pPr>
      <w:ins w:id="6" w:author="Unknown Author" w:date="2022-08-16T15:27:00Z">
        <w:r>
          <w:rPr>
            <w:rStyle w:val="SourceText"/>
          </w:rPr>
          <w:t>&lt;*&gt; Userspace I/O platform driver with generic IRQ handling</w:t>
        </w:r>
      </w:ins>
    </w:p>
    <w:p w14:paraId="4B1E21A0" w14:textId="77777777" w:rsidR="00CE0A8C" w:rsidRDefault="00000000">
      <w:pPr>
        <w:numPr>
          <w:ilvl w:val="0"/>
          <w:numId w:val="1"/>
        </w:numPr>
        <w:spacing w:line="240" w:lineRule="auto"/>
        <w:contextualSpacing/>
      </w:pPr>
      <w:ins w:id="7" w:author="Unknown Author" w:date="2022-08-16T15:27:00Z">
        <w:r>
          <w:t>&lt;*&gt; Userspace platform driver with generic irq and dynamic memory</w:t>
        </w:r>
      </w:ins>
    </w:p>
    <w:p w14:paraId="5DFCD190" w14:textId="77777777" w:rsidR="00CE0A8C" w:rsidRDefault="00000000">
      <w:pPr>
        <w:numPr>
          <w:ilvl w:val="0"/>
          <w:numId w:val="1"/>
        </w:numPr>
        <w:spacing w:line="240" w:lineRule="auto"/>
        <w:contextualSpacing/>
      </w:pPr>
      <w:ins w:id="8" w:author="Unknown Author" w:date="2022-08-16T15:27:00Z">
        <w:r>
          <w:t>&lt;*&gt; Xilinx AI Engine driver</w:t>
        </w:r>
      </w:ins>
    </w:p>
    <w:p w14:paraId="4700645E" w14:textId="77777777" w:rsidR="00CE0A8C" w:rsidRDefault="00CE0A8C">
      <w:pPr>
        <w:spacing w:line="240" w:lineRule="auto"/>
        <w:contextualSpacing/>
        <w:rPr>
          <w:rStyle w:val="SourceText"/>
          <w:rFonts w:eastAsia="Calibri"/>
        </w:rPr>
      </w:pPr>
    </w:p>
    <w:p w14:paraId="751748EE" w14:textId="77777777" w:rsidR="00CE0A8C" w:rsidRDefault="00CE0A8C">
      <w:pPr>
        <w:spacing w:line="240" w:lineRule="auto"/>
        <w:contextualSpacing/>
        <w:rPr>
          <w:ins w:id="9" w:author="Unknown Author" w:date="2022-08-16T15:28:00Z"/>
          <w:rStyle w:val="SourceText"/>
          <w:rFonts w:eastAsia="Calibri"/>
        </w:rPr>
      </w:pPr>
    </w:p>
    <w:p w14:paraId="1955CA0D" w14:textId="77777777" w:rsidR="00CE0A8C" w:rsidRDefault="00000000">
      <w:pPr>
        <w:spacing w:line="240" w:lineRule="auto"/>
        <w:contextualSpacing/>
      </w:pPr>
      <w:ins w:id="10" w:author="Unknown Author" w:date="2022-08-16T15:28:00Z">
        <w:r>
          <w:rPr>
            <w:rStyle w:val="SourceText"/>
            <w:rFonts w:eastAsia="Calibri"/>
          </w:rPr>
          <w:t xml:space="preserve">Update system-user.dtsi in </w:t>
        </w:r>
      </w:ins>
      <w:ins w:id="11" w:author="Unknown Author" w:date="2022-08-16T15:29:00Z">
        <w:r>
          <w:rPr>
            <w:rStyle w:val="SourceText"/>
            <w:rFonts w:eastAsia="Calibri"/>
          </w:rPr>
          <w:t>linux-images\project-spec\meta-user\recipes-bsp\device-tree\files and make the mods below:</w:t>
        </w:r>
      </w:ins>
    </w:p>
    <w:p w14:paraId="0B35044E" w14:textId="77777777" w:rsidR="00CE0A8C" w:rsidRDefault="00000000">
      <w:pPr>
        <w:spacing w:line="240" w:lineRule="auto"/>
        <w:contextualSpacing/>
      </w:pPr>
      <w:ins w:id="12" w:author="Unknown Author" w:date="2022-08-16T15:30:00Z">
        <w:r>
          <w:rPr>
            <w:rStyle w:val="SourceText"/>
          </w:rPr>
          <w:t>/include/ "system-conf.dtsi"</w:t>
        </w:r>
      </w:ins>
    </w:p>
    <w:p w14:paraId="0BF2E4ED" w14:textId="77777777" w:rsidR="00CE0A8C" w:rsidRDefault="00000000">
      <w:pPr>
        <w:spacing w:after="0"/>
      </w:pPr>
      <w:ins w:id="13" w:author="Unknown Author" w:date="2022-08-16T15:30:00Z">
        <w:r>
          <w:rPr>
            <w:rStyle w:val="SourceText"/>
          </w:rPr>
          <w:t>/ {</w:t>
        </w:r>
      </w:ins>
    </w:p>
    <w:p w14:paraId="0045219B" w14:textId="77777777" w:rsidR="00CE0A8C" w:rsidRDefault="00000000">
      <w:pPr>
        <w:spacing w:after="0"/>
      </w:pPr>
      <w:ins w:id="14" w:author="Unknown Author" w:date="2022-08-16T15:30:00Z">
        <w:r>
          <w:rPr>
            <w:rStyle w:val="SourceText"/>
          </w:rPr>
          <w:t>    chosen {</w:t>
        </w:r>
      </w:ins>
    </w:p>
    <w:p w14:paraId="7726F20D" w14:textId="77777777" w:rsidR="00CE0A8C" w:rsidRDefault="00000000">
      <w:pPr>
        <w:spacing w:after="0"/>
      </w:pPr>
      <w:ins w:id="15" w:author="Unknown Author" w:date="2022-08-16T15:30:00Z">
        <w:r>
          <w:rPr>
            <w:rStyle w:val="SourceText"/>
          </w:rPr>
          <w:t>        bootargs = "earlycon clk_ignore_unused   uio_pdrv_genirq.of_id=generic-uio";</w:t>
        </w:r>
      </w:ins>
    </w:p>
    <w:p w14:paraId="2C20C626" w14:textId="77777777" w:rsidR="00CE0A8C" w:rsidRDefault="00000000">
      <w:pPr>
        <w:spacing w:after="0"/>
      </w:pPr>
      <w:ins w:id="16" w:author="Unknown Author" w:date="2022-08-16T15:30:00Z">
        <w:r>
          <w:rPr>
            <w:rStyle w:val="SourceText"/>
          </w:rPr>
          <w:t>        stdout-path = "serial0:115200n8";</w:t>
        </w:r>
      </w:ins>
    </w:p>
    <w:p w14:paraId="005E778D" w14:textId="77777777" w:rsidR="00CE0A8C" w:rsidRDefault="00000000">
      <w:pPr>
        <w:spacing w:after="0"/>
      </w:pPr>
      <w:ins w:id="17" w:author="Unknown Author" w:date="2022-08-16T15:30:00Z">
        <w:r>
          <w:rPr>
            <w:rStyle w:val="SourceText"/>
          </w:rPr>
          <w:t>    };</w:t>
        </w:r>
      </w:ins>
    </w:p>
    <w:p w14:paraId="431D043C" w14:textId="77777777" w:rsidR="00CE0A8C" w:rsidRDefault="00000000">
      <w:pPr>
        <w:spacing w:after="0"/>
      </w:pPr>
      <w:ins w:id="18" w:author="Unknown Author" w:date="2022-08-16T15:30:00Z">
        <w:r>
          <w:rPr>
            <w:rStyle w:val="SourceText"/>
          </w:rPr>
          <w:t>};</w:t>
        </w:r>
      </w:ins>
    </w:p>
    <w:p w14:paraId="4B384B7D" w14:textId="77777777" w:rsidR="00CE0A8C" w:rsidRDefault="00000000">
      <w:pPr>
        <w:spacing w:after="0"/>
      </w:pPr>
      <w:ins w:id="19" w:author="Unknown Author" w:date="2022-08-16T15:30:00Z">
        <w:r>
          <w:rPr>
            <w:rStyle w:val="SourceText"/>
          </w:rPr>
          <w:t> </w:t>
        </w:r>
        <w:r>
          <w:t> </w:t>
        </w:r>
      </w:ins>
    </w:p>
    <w:p w14:paraId="49B4CC88" w14:textId="77777777" w:rsidR="00CE0A8C" w:rsidRDefault="00000000">
      <w:pPr>
        <w:spacing w:after="0"/>
      </w:pPr>
      <w:ins w:id="20" w:author="Unknown Author" w:date="2022-08-16T15:30:00Z">
        <w:r>
          <w:rPr>
            <w:rStyle w:val="SourceText"/>
          </w:rPr>
          <w:t>&amp;axi_gpio_0 {</w:t>
        </w:r>
      </w:ins>
    </w:p>
    <w:p w14:paraId="38175A3E" w14:textId="77777777" w:rsidR="00CE0A8C" w:rsidRDefault="00000000">
      <w:pPr>
        <w:spacing w:after="0"/>
      </w:pPr>
      <w:ins w:id="21" w:author="Unknown Author" w:date="2022-08-16T15:30:00Z">
        <w:r>
          <w:rPr>
            <w:rStyle w:val="SourceText"/>
          </w:rPr>
          <w:t>    compatible = "generic-uio";</w:t>
        </w:r>
      </w:ins>
    </w:p>
    <w:p w14:paraId="72EDD862" w14:textId="77777777" w:rsidR="00CE0A8C" w:rsidRDefault="00000000">
      <w:pPr>
        <w:spacing w:after="0"/>
      </w:pPr>
      <w:ins w:id="22" w:author="Unknown Author" w:date="2022-08-16T15:30:00Z">
        <w:r>
          <w:rPr>
            <w:rStyle w:val="SourceText"/>
          </w:rPr>
          <w:t>};</w:t>
        </w:r>
      </w:ins>
    </w:p>
    <w:p w14:paraId="29931BF8" w14:textId="77777777" w:rsidR="00CE0A8C" w:rsidRDefault="00CE0A8C">
      <w:pPr>
        <w:spacing w:after="0"/>
        <w:rPr>
          <w:ins w:id="23" w:author="Unknown Author" w:date="2022-08-16T15:30:00Z"/>
          <w:rStyle w:val="SourceText"/>
        </w:rPr>
      </w:pPr>
    </w:p>
    <w:p w14:paraId="0BA4B005" w14:textId="77777777" w:rsidR="00CE0A8C" w:rsidRDefault="00000000">
      <w:pPr>
        <w:spacing w:after="0"/>
      </w:pPr>
      <w:ins w:id="24" w:author="Unknown Author" w:date="2022-08-16T15:30:00Z">
        <w:r>
          <w:rPr>
            <w:rStyle w:val="SourceText"/>
          </w:rPr>
          <w:t>&amp;irq_gen_0 {</w:t>
        </w:r>
      </w:ins>
    </w:p>
    <w:p w14:paraId="480168C3" w14:textId="77777777" w:rsidR="00CE0A8C" w:rsidRDefault="00000000">
      <w:pPr>
        <w:spacing w:after="0"/>
      </w:pPr>
      <w:ins w:id="25" w:author="Unknown Author" w:date="2022-08-16T15:30:00Z">
        <w:r>
          <w:rPr>
            <w:rStyle w:val="SourceText"/>
          </w:rPr>
          <w:t xml:space="preserve">    compatible = "generic-uio";</w:t>
        </w:r>
      </w:ins>
    </w:p>
    <w:p w14:paraId="791CDC79" w14:textId="77777777" w:rsidR="00CE0A8C" w:rsidRDefault="00000000">
      <w:pPr>
        <w:spacing w:after="0"/>
      </w:pPr>
      <w:ins w:id="26" w:author="Unknown Author" w:date="2022-08-16T15:30:00Z">
        <w:r>
          <w:rPr>
            <w:rStyle w:val="SourceText"/>
          </w:rPr>
          <w:t>};</w:t>
        </w:r>
      </w:ins>
    </w:p>
    <w:p w14:paraId="634313C7" w14:textId="77777777" w:rsidR="00CE0A8C" w:rsidRDefault="00CE0A8C">
      <w:pPr>
        <w:spacing w:line="240" w:lineRule="auto"/>
        <w:contextualSpacing/>
        <w:rPr>
          <w:ins w:id="27" w:author="Unknown Author" w:date="2022-08-16T15:28:00Z"/>
          <w:rStyle w:val="SourceText"/>
          <w:rFonts w:eastAsia="Calibri"/>
        </w:rPr>
      </w:pPr>
    </w:p>
    <w:p w14:paraId="1F5AA305" w14:textId="77777777" w:rsidR="00CE0A8C" w:rsidRDefault="00000000">
      <w:pPr>
        <w:spacing w:line="240" w:lineRule="auto"/>
        <w:contextualSpacing/>
      </w:pPr>
      <w:r>
        <w:rPr>
          <w:rStyle w:val="SourceText"/>
          <w:rFonts w:eastAsia="Calibri"/>
        </w:rPr>
        <w:t>Build the kernel</w:t>
      </w:r>
    </w:p>
    <w:p w14:paraId="732CB59B" w14:textId="77777777" w:rsidR="00CE0A8C" w:rsidRDefault="00000000">
      <w:pPr>
        <w:spacing w:line="240" w:lineRule="auto"/>
        <w:contextualSpacing/>
      </w:pPr>
      <w:r>
        <w:rPr>
          <w:rStyle w:val="Emphasis"/>
          <w:i w:val="0"/>
          <w:iCs w:val="0"/>
        </w:rPr>
        <w:t>petalinux-build</w:t>
      </w:r>
    </w:p>
    <w:p w14:paraId="153FDD65" w14:textId="77777777" w:rsidR="00CE0A8C" w:rsidRDefault="00CE0A8C">
      <w:pPr>
        <w:spacing w:line="240" w:lineRule="auto"/>
        <w:contextualSpacing/>
        <w:rPr>
          <w:b/>
          <w:bCs/>
          <w:sz w:val="26"/>
          <w:szCs w:val="26"/>
        </w:rPr>
      </w:pPr>
    </w:p>
    <w:p w14:paraId="4E1D1653" w14:textId="77777777" w:rsidR="00CE0A8C" w:rsidRDefault="00000000">
      <w:pPr>
        <w:spacing w:line="240" w:lineRule="auto"/>
        <w:contextualSpacing/>
      </w:pPr>
      <w:r>
        <w:rPr>
          <w:rStyle w:val="SourceText"/>
          <w:rFonts w:eastAsia="Calibri"/>
        </w:rPr>
        <w:t>Create startup file, see section:</w:t>
      </w:r>
    </w:p>
    <w:p w14:paraId="4CEE558E" w14:textId="77777777" w:rsidR="00CE0A8C" w:rsidRDefault="00000000">
      <w:pPr>
        <w:spacing w:line="240" w:lineRule="auto"/>
        <w:contextualSpacing/>
      </w:pPr>
      <w:r>
        <w:rPr>
          <w:rStyle w:val="SourceText"/>
          <w:rFonts w:eastAsia="Calibri"/>
          <w:b/>
          <w:bCs/>
          <w:sz w:val="26"/>
          <w:szCs w:val="26"/>
        </w:rPr>
        <w:t>Step to create script to run automatically at startup</w:t>
      </w:r>
    </w:p>
    <w:p w14:paraId="6E54F589" w14:textId="77777777" w:rsidR="00CE0A8C" w:rsidRDefault="00CE0A8C">
      <w:pPr>
        <w:spacing w:line="240" w:lineRule="auto"/>
        <w:contextualSpacing/>
        <w:rPr>
          <w:ins w:id="28" w:author="Unknown Author" w:date="2024-04-04T11:38:00Z"/>
          <w:rStyle w:val="SourceText"/>
          <w:rFonts w:eastAsia="Calibri"/>
          <w:b/>
          <w:bCs/>
          <w:sz w:val="26"/>
          <w:szCs w:val="26"/>
        </w:rPr>
      </w:pPr>
    </w:p>
    <w:p w14:paraId="4C5C7783" w14:textId="77777777" w:rsidR="00CE0A8C" w:rsidRDefault="00000000">
      <w:pPr>
        <w:spacing w:line="240" w:lineRule="auto"/>
        <w:contextualSpacing/>
      </w:pPr>
      <w:ins w:id="29" w:author="Unknown Author" w:date="2024-04-04T11:38:00Z">
        <w:r>
          <w:rPr>
            <w:rStyle w:val="SourceText"/>
            <w:rFonts w:eastAsia="Calibri"/>
          </w:rPr>
          <w:t>Add fftw to kernel:</w:t>
        </w:r>
      </w:ins>
    </w:p>
    <w:p w14:paraId="1261C86A" w14:textId="77777777" w:rsidR="00CE0A8C" w:rsidRDefault="00000000">
      <w:pPr>
        <w:spacing w:line="240" w:lineRule="auto"/>
        <w:contextualSpacing/>
        <w:rPr>
          <w:b/>
          <w:bCs/>
        </w:rPr>
      </w:pPr>
      <w:ins w:id="30" w:author="Unknown Author" w:date="2024-04-04T11:38:00Z">
        <w:r>
          <w:rPr>
            <w:rStyle w:val="SourceText"/>
            <w:rFonts w:eastAsia="Calibri"/>
            <w:b/>
            <w:bCs/>
            <w:sz w:val="26"/>
            <w:szCs w:val="26"/>
          </w:rPr>
          <w:t xml:space="preserve">Steps to add a new </w:t>
        </w:r>
        <w:r>
          <w:rPr>
            <w:rStyle w:val="SourceText"/>
            <w:rFonts w:eastAsia="Calibri" w:cs="DejaVu Sans"/>
            <w:b/>
            <w:bCs/>
          </w:rPr>
          <w:t>library (fftw)</w:t>
        </w:r>
        <w:r>
          <w:rPr>
            <w:rStyle w:val="SourceText"/>
            <w:rFonts w:eastAsia="Calibri"/>
            <w:b/>
            <w:bCs/>
            <w:sz w:val="26"/>
            <w:szCs w:val="26"/>
          </w:rPr>
          <w:t xml:space="preserve"> to Petalinux kernel</w:t>
        </w:r>
      </w:ins>
    </w:p>
    <w:p w14:paraId="4C524C98" w14:textId="77777777" w:rsidR="00CE0A8C" w:rsidRDefault="00CE0A8C">
      <w:pPr>
        <w:spacing w:line="240" w:lineRule="auto"/>
        <w:contextualSpacing/>
        <w:rPr>
          <w:rStyle w:val="SourceText"/>
          <w:rFonts w:ascii="Calibri" w:eastAsia="Calibri" w:hAnsi="Calibri"/>
        </w:rPr>
      </w:pPr>
    </w:p>
    <w:p w14:paraId="0C514501" w14:textId="77777777" w:rsidR="00CE0A8C" w:rsidRDefault="00000000">
      <w:pPr>
        <w:spacing w:line="240" w:lineRule="auto"/>
        <w:contextualSpacing/>
      </w:pPr>
      <w:r>
        <w:rPr>
          <w:rStyle w:val="SourceText"/>
          <w:rFonts w:eastAsia="Calibri"/>
        </w:rPr>
        <w:t>Build the kernel</w:t>
      </w:r>
    </w:p>
    <w:p w14:paraId="24D0EC6A" w14:textId="77777777" w:rsidR="00CE0A8C" w:rsidRDefault="00000000">
      <w:pPr>
        <w:spacing w:line="240" w:lineRule="auto"/>
        <w:contextualSpacing/>
      </w:pPr>
      <w:r>
        <w:rPr>
          <w:rStyle w:val="Emphasis"/>
          <w:i w:val="0"/>
          <w:iCs w:val="0"/>
        </w:rPr>
        <w:t>petalinux-build</w:t>
      </w:r>
    </w:p>
    <w:p w14:paraId="7E0A690F" w14:textId="77777777" w:rsidR="00CE0A8C" w:rsidRDefault="00CE0A8C">
      <w:pPr>
        <w:spacing w:line="240" w:lineRule="auto"/>
        <w:contextualSpacing/>
        <w:rPr>
          <w:rStyle w:val="Emphasis"/>
          <w:i w:val="0"/>
          <w:iCs w:val="0"/>
        </w:rPr>
      </w:pPr>
    </w:p>
    <w:p w14:paraId="706D5A62" w14:textId="77777777" w:rsidR="00CE0A8C" w:rsidRDefault="00000000">
      <w:pPr>
        <w:spacing w:line="240" w:lineRule="auto"/>
        <w:contextualSpacing/>
      </w:pPr>
      <w:r>
        <w:rPr>
          <w:rStyle w:val="Emphasis"/>
          <w:i w:val="0"/>
          <w:iCs w:val="0"/>
        </w:rPr>
        <w:t>To create a new boot image file:</w:t>
      </w:r>
    </w:p>
    <w:p w14:paraId="2E315E35" w14:textId="77777777" w:rsidR="00CE0A8C" w:rsidRDefault="00000000">
      <w:pPr>
        <w:spacing w:line="240" w:lineRule="auto"/>
        <w:contextualSpacing/>
      </w:pPr>
      <w:r>
        <w:rPr>
          <w:rStyle w:val="Emphasis"/>
          <w:i w:val="0"/>
          <w:iCs w:val="0"/>
        </w:rPr>
        <w:t>petalinux-package --boot --u-boot --format BIN --force</w:t>
      </w:r>
    </w:p>
    <w:p w14:paraId="36F7F3CB" w14:textId="77777777" w:rsidR="00CE0A8C" w:rsidRDefault="00CE0A8C">
      <w:pPr>
        <w:spacing w:line="240" w:lineRule="auto"/>
        <w:contextualSpacing/>
        <w:rPr>
          <w:rStyle w:val="SourceText"/>
          <w:rFonts w:ascii="Calibri" w:eastAsia="Calibri" w:hAnsi="Calibri"/>
        </w:rPr>
      </w:pPr>
    </w:p>
    <w:p w14:paraId="615072BC" w14:textId="77777777" w:rsidR="00CE0A8C" w:rsidRDefault="00000000">
      <w:pPr>
        <w:spacing w:line="240" w:lineRule="auto"/>
        <w:contextualSpacing/>
      </w:pPr>
      <w:r>
        <w:rPr>
          <w:rStyle w:val="Emphasis"/>
          <w:i w:val="0"/>
          <w:iCs w:val="0"/>
        </w:rPr>
        <w:t>If the SD Card is not formatted, only need to do this once, use the procedures at the link below to format:</w:t>
      </w:r>
    </w:p>
    <w:p w14:paraId="664E74C8" w14:textId="77777777" w:rsidR="00CE0A8C" w:rsidRDefault="00000000">
      <w:pPr>
        <w:spacing w:line="240" w:lineRule="auto"/>
        <w:contextualSpacing/>
      </w:pPr>
      <w:r>
        <w:rPr>
          <w:rStyle w:val="Hyperlink"/>
        </w:rPr>
        <w:t>https://xilinx-wiki.atlassian.net/wiki/spaces/A/pages/18842385/How+to+format+SD+card+for+SD+boot</w:t>
      </w:r>
    </w:p>
    <w:p w14:paraId="6AE2F85E" w14:textId="77777777" w:rsidR="00CE0A8C" w:rsidRDefault="00000000">
      <w:pPr>
        <w:spacing w:line="240" w:lineRule="auto"/>
        <w:contextualSpacing/>
      </w:pPr>
      <w:r>
        <w:t>Or see section:</w:t>
      </w:r>
    </w:p>
    <w:p w14:paraId="205F1494" w14:textId="77777777" w:rsidR="00CE0A8C" w:rsidRDefault="00000000">
      <w:pPr>
        <w:spacing w:line="240" w:lineRule="auto"/>
        <w:contextualSpacing/>
        <w:rPr>
          <w:b/>
          <w:bCs/>
        </w:rPr>
      </w:pPr>
      <w:r>
        <w:rPr>
          <w:b/>
          <w:bCs/>
        </w:rPr>
        <w:t>How to format the SD card to boot Petalinux kernel</w:t>
      </w:r>
    </w:p>
    <w:p w14:paraId="7AA530ED" w14:textId="77777777" w:rsidR="00CE0A8C" w:rsidRDefault="00CE0A8C">
      <w:pPr>
        <w:spacing w:line="240" w:lineRule="auto"/>
        <w:contextualSpacing/>
      </w:pPr>
    </w:p>
    <w:p w14:paraId="2E52F906" w14:textId="77777777" w:rsidR="00CE0A8C" w:rsidRDefault="00000000">
      <w:pPr>
        <w:spacing w:line="240" w:lineRule="auto"/>
        <w:contextualSpacing/>
      </w:pPr>
      <w:r>
        <w:rPr>
          <w:rStyle w:val="Emphasis"/>
          <w:i w:val="0"/>
          <w:iCs w:val="0"/>
        </w:rPr>
        <w:t>Copy the boot.scr, BOOT.bin and image.ub to the SD card boot partition.  These files are located in the &lt;</w:t>
      </w:r>
      <w:r>
        <w:rPr>
          <w:rStyle w:val="Emphasis"/>
        </w:rPr>
        <w:t>PetaLinux project directory&gt;/image/linux/</w:t>
      </w:r>
    </w:p>
    <w:p w14:paraId="402817A6" w14:textId="77777777" w:rsidR="00CE0A8C" w:rsidRDefault="00CE0A8C">
      <w:pPr>
        <w:spacing w:line="240" w:lineRule="auto"/>
        <w:contextualSpacing/>
        <w:rPr>
          <w:rStyle w:val="Emphasis"/>
          <w:i w:val="0"/>
          <w:iCs w:val="0"/>
        </w:rPr>
      </w:pPr>
    </w:p>
    <w:p w14:paraId="5D20052F" w14:textId="77777777" w:rsidR="00CE0A8C" w:rsidRDefault="00000000">
      <w:pPr>
        <w:spacing w:line="240" w:lineRule="auto"/>
        <w:contextualSpacing/>
      </w:pPr>
      <w:r>
        <w:rPr>
          <w:rStyle w:val="Emphasis"/>
          <w:i w:val="0"/>
          <w:iCs w:val="0"/>
        </w:rPr>
        <w:t>Flash the new rootfs.ext4 onto te SD card root partition</w:t>
      </w:r>
    </w:p>
    <w:p w14:paraId="3073B9A9" w14:textId="77777777" w:rsidR="00CE0A8C" w:rsidRDefault="00000000">
      <w:pPr>
        <w:spacing w:line="240" w:lineRule="auto"/>
        <w:contextualSpacing/>
      </w:pPr>
      <w:r>
        <w:rPr>
          <w:rStyle w:val="Emphasis"/>
          <w:i w:val="0"/>
          <w:iCs w:val="0"/>
        </w:rPr>
        <w:t>sudo dd if=images/linux/rootfs.ext4 of=/dev/mmcblk0p2</w:t>
      </w:r>
      <w:r>
        <w:br w:type="page"/>
      </w:r>
    </w:p>
    <w:p w14:paraId="62A65D36" w14:textId="77777777" w:rsidR="00CE0A8C" w:rsidRDefault="00000000">
      <w:pPr>
        <w:spacing w:line="240" w:lineRule="auto"/>
        <w:contextualSpacing/>
        <w:rPr>
          <w:b/>
          <w:bCs/>
        </w:rPr>
      </w:pPr>
      <w:r>
        <w:rPr>
          <w:b/>
          <w:bCs/>
        </w:rPr>
        <w:lastRenderedPageBreak/>
        <w:t>Steps to update XSA file</w:t>
      </w:r>
    </w:p>
    <w:p w14:paraId="2352D223" w14:textId="77777777" w:rsidR="00CE0A8C" w:rsidRDefault="00CE0A8C">
      <w:pPr>
        <w:spacing w:line="240" w:lineRule="auto"/>
        <w:contextualSpacing/>
        <w:rPr>
          <w:b/>
          <w:bCs/>
        </w:rPr>
      </w:pPr>
    </w:p>
    <w:p w14:paraId="3B54434F" w14:textId="77777777" w:rsidR="00CE0A8C" w:rsidRDefault="00000000">
      <w:pPr>
        <w:spacing w:line="240" w:lineRule="auto"/>
        <w:contextualSpacing/>
        <w:rPr>
          <w:b/>
          <w:bCs/>
        </w:rPr>
      </w:pPr>
      <w:r>
        <w:rPr>
          <w:b/>
          <w:bCs/>
        </w:rPr>
        <w:t>Update petalinux:</w:t>
      </w:r>
    </w:p>
    <w:p w14:paraId="2AA70930" w14:textId="77777777" w:rsidR="00CE0A8C" w:rsidRDefault="00CE0A8C">
      <w:pPr>
        <w:spacing w:line="240" w:lineRule="auto"/>
        <w:contextualSpacing/>
        <w:rPr>
          <w:b/>
          <w:bCs/>
        </w:rPr>
      </w:pPr>
    </w:p>
    <w:p w14:paraId="651847F5" w14:textId="77777777" w:rsidR="00CE0A8C" w:rsidRDefault="00000000">
      <w:pPr>
        <w:spacing w:line="240" w:lineRule="auto"/>
        <w:contextualSpacing/>
      </w:pPr>
      <w:r>
        <w:t>Note:  This procedures assume that Petalinux has been installed and all of the necessary Linux SW packages have been installed.  Missing Linux SW packages will be prompted for when running these petalinux commands</w:t>
      </w:r>
    </w:p>
    <w:p w14:paraId="6F8D73D1" w14:textId="77777777" w:rsidR="00CE0A8C" w:rsidRDefault="00CE0A8C">
      <w:pPr>
        <w:spacing w:line="240" w:lineRule="auto"/>
        <w:contextualSpacing/>
      </w:pPr>
    </w:p>
    <w:p w14:paraId="20A115C2" w14:textId="77777777" w:rsidR="00CE0A8C" w:rsidRDefault="00000000">
      <w:pPr>
        <w:pStyle w:val="BodyText"/>
        <w:spacing w:after="160"/>
        <w:contextualSpacing/>
      </w:pPr>
      <w:r>
        <w:t>Source the shell:</w:t>
      </w:r>
    </w:p>
    <w:p w14:paraId="5ECC7EA1" w14:textId="77777777" w:rsidR="00CE0A8C" w:rsidRDefault="00000000">
      <w:pPr>
        <w:pStyle w:val="BodyText"/>
        <w:spacing w:after="160"/>
        <w:contextualSpacing/>
      </w:pPr>
      <w:r>
        <w:t>source &lt;folder were petalinux is install&gt;/settings.sh</w:t>
      </w:r>
    </w:p>
    <w:p w14:paraId="6622C772" w14:textId="77777777" w:rsidR="00CE0A8C" w:rsidRDefault="00CE0A8C">
      <w:pPr>
        <w:pStyle w:val="BodyText"/>
        <w:spacing w:after="160"/>
        <w:contextualSpacing/>
      </w:pPr>
    </w:p>
    <w:p w14:paraId="5F4A3BE6" w14:textId="77777777" w:rsidR="00CE0A8C" w:rsidRDefault="00000000">
      <w:pPr>
        <w:pStyle w:val="BodyText"/>
        <w:spacing w:after="160"/>
        <w:contextualSpacing/>
      </w:pPr>
      <w:r>
        <w:t>cd to petalinux project file, for example:</w:t>
      </w:r>
    </w:p>
    <w:p w14:paraId="3DE8DE71" w14:textId="77777777" w:rsidR="00CE0A8C" w:rsidRDefault="00000000">
      <w:pPr>
        <w:pStyle w:val="BodyText"/>
        <w:spacing w:after="160"/>
        <w:contextualSpacing/>
      </w:pPr>
      <w:r>
        <w:t>- zcu104: cd projects/xilinx/projects/xilinx-zcu104-2021.1</w:t>
      </w:r>
    </w:p>
    <w:p w14:paraId="29AA6081" w14:textId="77777777" w:rsidR="00CE0A8C" w:rsidRDefault="00000000">
      <w:pPr>
        <w:pStyle w:val="BodyText"/>
        <w:spacing w:after="160"/>
        <w:contextualSpacing/>
      </w:pPr>
      <w:r>
        <w:t>- zcu208: cd projects/xilinx/projects/xilinx-zcu208-2021.1</w:t>
      </w:r>
    </w:p>
    <w:p w14:paraId="08450B56" w14:textId="77777777" w:rsidR="00CE0A8C" w:rsidRDefault="00CE0A8C">
      <w:pPr>
        <w:pStyle w:val="BodyText"/>
        <w:spacing w:after="160"/>
        <w:contextualSpacing/>
      </w:pPr>
    </w:p>
    <w:p w14:paraId="5BD086E1" w14:textId="77777777" w:rsidR="00CE0A8C" w:rsidRDefault="00000000">
      <w:pPr>
        <w:pStyle w:val="BodyText"/>
        <w:spacing w:after="160"/>
        <w:contextualSpacing/>
      </w:pPr>
      <w:r>
        <w:t>To add HW configuration to the petalinux kernel project:</w:t>
      </w:r>
    </w:p>
    <w:p w14:paraId="69D35F1F" w14:textId="77777777" w:rsidR="00CE0A8C" w:rsidRDefault="00000000">
      <w:pPr>
        <w:pStyle w:val="BodyText"/>
        <w:spacing w:after="160"/>
        <w:contextualSpacing/>
      </w:pPr>
      <w:r>
        <w:rPr>
          <w:rStyle w:val="Emphasis"/>
          <w:i w:val="0"/>
          <w:iCs w:val="0"/>
        </w:rPr>
        <w:t>petalinux-config --get-hw-description &lt;XSA file&gt;</w:t>
      </w:r>
    </w:p>
    <w:p w14:paraId="6CF50BFD" w14:textId="77777777" w:rsidR="00CE0A8C" w:rsidRDefault="00CE0A8C">
      <w:pPr>
        <w:spacing w:line="240" w:lineRule="auto"/>
        <w:contextualSpacing/>
      </w:pPr>
    </w:p>
    <w:p w14:paraId="0FD9E00D" w14:textId="77777777" w:rsidR="00CE0A8C" w:rsidRDefault="00000000">
      <w:pPr>
        <w:spacing w:line="240" w:lineRule="auto"/>
        <w:contextualSpacing/>
      </w:pPr>
      <w:r>
        <w:rPr>
          <w:rStyle w:val="SourceText"/>
          <w:rFonts w:eastAsia="Calibri" w:cs="DejaVu Sans"/>
        </w:rPr>
        <w:t>Build the kernel</w:t>
      </w:r>
    </w:p>
    <w:p w14:paraId="3474FF02" w14:textId="77777777" w:rsidR="00CE0A8C" w:rsidRDefault="00000000">
      <w:pPr>
        <w:spacing w:line="240" w:lineRule="auto"/>
        <w:contextualSpacing/>
      </w:pPr>
      <w:r>
        <w:rPr>
          <w:rStyle w:val="Emphasis"/>
          <w:i w:val="0"/>
          <w:iCs w:val="0"/>
        </w:rPr>
        <w:t>petalinux-build</w:t>
      </w:r>
    </w:p>
    <w:p w14:paraId="0767B09E" w14:textId="77777777" w:rsidR="00CE0A8C" w:rsidRDefault="00CE0A8C">
      <w:pPr>
        <w:spacing w:line="240" w:lineRule="auto"/>
        <w:contextualSpacing/>
        <w:rPr>
          <w:rStyle w:val="Emphasis"/>
          <w:i w:val="0"/>
          <w:iCs w:val="0"/>
        </w:rPr>
      </w:pPr>
    </w:p>
    <w:p w14:paraId="2FEF5C6A" w14:textId="77777777" w:rsidR="00CE0A8C" w:rsidRDefault="00000000">
      <w:pPr>
        <w:spacing w:line="240" w:lineRule="auto"/>
        <w:contextualSpacing/>
      </w:pPr>
      <w:r>
        <w:rPr>
          <w:rStyle w:val="Emphasis"/>
          <w:i w:val="0"/>
          <w:iCs w:val="0"/>
        </w:rPr>
        <w:t>Install the start up script</w:t>
      </w:r>
    </w:p>
    <w:p w14:paraId="0CB91F22" w14:textId="77777777" w:rsidR="00CE0A8C" w:rsidRDefault="00000000">
      <w:pPr>
        <w:spacing w:line="240" w:lineRule="auto"/>
        <w:contextualSpacing/>
      </w:pPr>
      <w:ins w:id="31" w:author="Unknown Author" w:date="2023-03-01T13:25:00Z">
        <w:r>
          <w:rPr>
            <w:rStyle w:val="Emphasis"/>
            <w:i w:val="0"/>
            <w:iCs w:val="0"/>
          </w:rPr>
          <w:t xml:space="preserve">Need to update: </w:t>
        </w:r>
      </w:ins>
      <w:ins w:id="32" w:author="Unknown Author" w:date="2023-03-01T13:26:00Z">
        <w:r>
          <w:rPr>
            <w:rStyle w:val="Emphasis"/>
            <w:i w:val="0"/>
            <w:iCs w:val="0"/>
          </w:rPr>
          <w:t>“</w:t>
        </w:r>
      </w:ins>
      <w:ins w:id="33" w:author="Unknown Author" w:date="2023-03-01T13:25:00Z">
        <w:r>
          <w:rPr>
            <w:rStyle w:val="Emphasis"/>
            <w:i w:val="0"/>
            <w:iCs w:val="0"/>
          </w:rPr>
          <w:t>project-spec/meta-user/recipes-apps/myapp-init/files/myapp-init</w:t>
        </w:r>
      </w:ins>
      <w:ins w:id="34" w:author="Unknown Author" w:date="2023-03-01T13:26:00Z">
        <w:r>
          <w:rPr>
            <w:rStyle w:val="Emphasis"/>
            <w:i w:val="0"/>
            <w:iCs w:val="0"/>
          </w:rPr>
          <w:t>”</w:t>
        </w:r>
      </w:ins>
    </w:p>
    <w:p w14:paraId="34EC1FE9" w14:textId="77777777" w:rsidR="00CE0A8C" w:rsidRDefault="00000000">
      <w:pPr>
        <w:spacing w:line="240" w:lineRule="auto"/>
        <w:contextualSpacing/>
      </w:pPr>
      <w:ins w:id="35" w:author="Unknown Author" w:date="2023-03-03T13:28:00Z">
        <w:r>
          <w:rPr>
            <w:rStyle w:val="Emphasis"/>
            <w:i w:val="0"/>
            <w:iCs w:val="0"/>
          </w:rPr>
          <w:t>ipaddress and module name</w:t>
        </w:r>
      </w:ins>
    </w:p>
    <w:p w14:paraId="61910F33" w14:textId="77777777" w:rsidR="00CE0A8C" w:rsidRDefault="00000000">
      <w:pPr>
        <w:spacing w:line="240" w:lineRule="auto"/>
        <w:contextualSpacing/>
      </w:pPr>
      <w:r>
        <w:rPr>
          <w:rStyle w:val="Emphasis"/>
          <w:i w:val="0"/>
          <w:iCs w:val="0"/>
        </w:rPr>
        <w:t>petalinux-build -c myapp-init -x do_install -f</w:t>
      </w:r>
    </w:p>
    <w:p w14:paraId="15010467" w14:textId="77777777" w:rsidR="00CE0A8C" w:rsidRDefault="00CE0A8C">
      <w:pPr>
        <w:spacing w:line="240" w:lineRule="auto"/>
        <w:contextualSpacing/>
        <w:rPr>
          <w:rStyle w:val="Emphasis"/>
          <w:i w:val="0"/>
          <w:iCs w:val="0"/>
        </w:rPr>
      </w:pPr>
    </w:p>
    <w:p w14:paraId="631293F8" w14:textId="77777777" w:rsidR="00CE0A8C" w:rsidRDefault="00CE0A8C">
      <w:pPr>
        <w:spacing w:line="240" w:lineRule="auto"/>
        <w:contextualSpacing/>
        <w:rPr>
          <w:rStyle w:val="Emphasis"/>
          <w:i w:val="0"/>
          <w:iCs w:val="0"/>
        </w:rPr>
      </w:pPr>
    </w:p>
    <w:p w14:paraId="5AC385E8" w14:textId="77777777" w:rsidR="00CE0A8C" w:rsidRDefault="00000000">
      <w:pPr>
        <w:spacing w:line="240" w:lineRule="auto"/>
        <w:contextualSpacing/>
      </w:pPr>
      <w:r>
        <w:rPr>
          <w:rStyle w:val="SourceText"/>
          <w:rFonts w:eastAsia="Calibri" w:cs="DejaVu Sans"/>
        </w:rPr>
        <w:t>Build the kernel</w:t>
      </w:r>
    </w:p>
    <w:p w14:paraId="19F4F5F1" w14:textId="77777777" w:rsidR="00CE0A8C" w:rsidRDefault="00000000">
      <w:pPr>
        <w:spacing w:line="240" w:lineRule="auto"/>
        <w:contextualSpacing/>
      </w:pPr>
      <w:r>
        <w:rPr>
          <w:rStyle w:val="Emphasis"/>
          <w:i w:val="0"/>
          <w:iCs w:val="0"/>
        </w:rPr>
        <w:t>petalinux-build</w:t>
      </w:r>
    </w:p>
    <w:p w14:paraId="658BDE2A" w14:textId="77777777" w:rsidR="00CE0A8C" w:rsidRDefault="00CE0A8C">
      <w:pPr>
        <w:spacing w:line="240" w:lineRule="auto"/>
        <w:contextualSpacing/>
        <w:rPr>
          <w:rStyle w:val="Emphasis"/>
          <w:i w:val="0"/>
          <w:iCs w:val="0"/>
        </w:rPr>
      </w:pPr>
    </w:p>
    <w:p w14:paraId="41D6D344" w14:textId="77777777" w:rsidR="00CE0A8C" w:rsidRDefault="00000000">
      <w:pPr>
        <w:spacing w:line="240" w:lineRule="auto"/>
        <w:contextualSpacing/>
      </w:pPr>
      <w:r>
        <w:rPr>
          <w:rStyle w:val="Emphasis"/>
          <w:i w:val="0"/>
          <w:iCs w:val="0"/>
        </w:rPr>
        <w:t>To create a new boot image file:</w:t>
      </w:r>
    </w:p>
    <w:p w14:paraId="6973A1A8" w14:textId="77777777" w:rsidR="00CE0A8C" w:rsidRDefault="00000000">
      <w:pPr>
        <w:spacing w:line="240" w:lineRule="auto"/>
        <w:contextualSpacing/>
      </w:pPr>
      <w:r>
        <w:rPr>
          <w:rStyle w:val="Emphasis"/>
          <w:i w:val="0"/>
          <w:iCs w:val="0"/>
        </w:rPr>
        <w:t>petalinux-package --boot --u-boot --format BIN --force</w:t>
      </w:r>
    </w:p>
    <w:p w14:paraId="140D8E97" w14:textId="77777777" w:rsidR="00CE0A8C" w:rsidRDefault="00CE0A8C">
      <w:pPr>
        <w:spacing w:line="240" w:lineRule="auto"/>
        <w:contextualSpacing/>
        <w:rPr>
          <w:rStyle w:val="Emphasis"/>
          <w:i w:val="0"/>
          <w:iCs w:val="0"/>
        </w:rPr>
      </w:pPr>
    </w:p>
    <w:p w14:paraId="6723E130" w14:textId="77777777" w:rsidR="00CE0A8C" w:rsidRDefault="00000000">
      <w:pPr>
        <w:spacing w:line="240" w:lineRule="auto"/>
        <w:contextualSpacing/>
      </w:pPr>
      <w:r>
        <w:rPr>
          <w:rStyle w:val="Emphasis"/>
          <w:i w:val="0"/>
          <w:iCs w:val="0"/>
        </w:rPr>
        <w:t>Copy the boot.scr, BOOT.bin and image.ub to the SD card boot partition.  These files are located in the &lt;</w:t>
      </w:r>
      <w:r>
        <w:rPr>
          <w:rStyle w:val="Emphasis"/>
        </w:rPr>
        <w:t>PetaLinux project directory&gt;/image/linux/</w:t>
      </w:r>
    </w:p>
    <w:p w14:paraId="6682E054" w14:textId="77777777" w:rsidR="00CE0A8C" w:rsidRDefault="00CE0A8C">
      <w:pPr>
        <w:spacing w:line="240" w:lineRule="auto"/>
        <w:contextualSpacing/>
        <w:rPr>
          <w:rStyle w:val="Emphasis"/>
          <w:i w:val="0"/>
          <w:iCs w:val="0"/>
        </w:rPr>
      </w:pPr>
    </w:p>
    <w:p w14:paraId="45E4D3F3" w14:textId="77777777" w:rsidR="00CE0A8C" w:rsidRDefault="00000000">
      <w:pPr>
        <w:spacing w:line="240" w:lineRule="auto"/>
        <w:contextualSpacing/>
      </w:pPr>
      <w:r>
        <w:rPr>
          <w:rStyle w:val="Emphasis"/>
          <w:i w:val="0"/>
          <w:iCs w:val="0"/>
        </w:rPr>
        <w:t>Flash the new rootfs.ext4 onto te SD card root partition</w:t>
      </w:r>
    </w:p>
    <w:p w14:paraId="76A3FE85" w14:textId="77777777" w:rsidR="00CE0A8C" w:rsidRDefault="00000000">
      <w:pPr>
        <w:spacing w:line="240" w:lineRule="auto"/>
        <w:contextualSpacing/>
      </w:pPr>
      <w:r>
        <w:rPr>
          <w:rStyle w:val="Emphasis"/>
          <w:i w:val="0"/>
          <w:iCs w:val="0"/>
        </w:rPr>
        <w:t>sudo dd if=images/linux/rootfs.ext4 of=/dev/mmcblk0p2</w:t>
      </w:r>
    </w:p>
    <w:p w14:paraId="0C682E14" w14:textId="77777777" w:rsidR="00CE0A8C" w:rsidRDefault="00CE0A8C">
      <w:pPr>
        <w:spacing w:line="240" w:lineRule="auto"/>
        <w:contextualSpacing/>
        <w:rPr>
          <w:rStyle w:val="Emphasis"/>
          <w:i w:val="0"/>
          <w:iCs w:val="0"/>
        </w:rPr>
      </w:pPr>
    </w:p>
    <w:p w14:paraId="13BC6F30" w14:textId="77777777" w:rsidR="00CE0A8C" w:rsidRDefault="00CE0A8C">
      <w:pPr>
        <w:spacing w:line="240" w:lineRule="auto"/>
        <w:contextualSpacing/>
        <w:rPr>
          <w:rStyle w:val="Emphasis"/>
          <w:i w:val="0"/>
          <w:iCs w:val="0"/>
        </w:rPr>
      </w:pPr>
    </w:p>
    <w:p w14:paraId="3F024793" w14:textId="77777777" w:rsidR="00CE0A8C" w:rsidRDefault="00000000">
      <w:pPr>
        <w:spacing w:line="240" w:lineRule="auto"/>
        <w:contextualSpacing/>
      </w:pPr>
      <w:r>
        <w:rPr>
          <w:rStyle w:val="Emphasis"/>
          <w:b/>
          <w:bCs/>
          <w:i w:val="0"/>
          <w:iCs w:val="0"/>
        </w:rPr>
        <w:t>Update Vitis (don’t think it is necessary to update Vitis):</w:t>
      </w:r>
    </w:p>
    <w:p w14:paraId="5580A2A6" w14:textId="77777777" w:rsidR="00CE0A8C" w:rsidRDefault="00CE0A8C">
      <w:pPr>
        <w:spacing w:line="240" w:lineRule="auto"/>
        <w:contextualSpacing/>
        <w:rPr>
          <w:rStyle w:val="Emphasis"/>
          <w:b/>
          <w:bCs/>
          <w:i w:val="0"/>
          <w:iCs w:val="0"/>
        </w:rPr>
      </w:pPr>
    </w:p>
    <w:p w14:paraId="42ECA8C0" w14:textId="77777777" w:rsidR="00CE0A8C" w:rsidRDefault="00000000">
      <w:pPr>
        <w:spacing w:line="240" w:lineRule="auto"/>
        <w:contextualSpacing/>
      </w:pPr>
      <w:r>
        <w:rPr>
          <w:rStyle w:val="Emphasis"/>
          <w:i w:val="0"/>
          <w:iCs w:val="0"/>
        </w:rPr>
        <w:t>Right click on the linux platform project, select Update Hardware Specification, browse to and select the xsa filename</w:t>
      </w:r>
    </w:p>
    <w:p w14:paraId="0C129D8D" w14:textId="77777777" w:rsidR="00CE0A8C" w:rsidRDefault="00CE0A8C">
      <w:pPr>
        <w:spacing w:line="240" w:lineRule="auto"/>
        <w:contextualSpacing/>
        <w:rPr>
          <w:rStyle w:val="Emphasis"/>
          <w:i w:val="0"/>
          <w:iCs w:val="0"/>
        </w:rPr>
      </w:pPr>
    </w:p>
    <w:p w14:paraId="4132EEDB" w14:textId="77777777" w:rsidR="00CE0A8C" w:rsidRDefault="00000000">
      <w:pPr>
        <w:spacing w:line="240" w:lineRule="auto"/>
        <w:contextualSpacing/>
      </w:pPr>
      <w:r>
        <w:rPr>
          <w:rStyle w:val="Emphasis"/>
          <w:i w:val="0"/>
          <w:iCs w:val="0"/>
        </w:rPr>
        <w:t>Build the linux platform project</w:t>
      </w:r>
    </w:p>
    <w:p w14:paraId="5A023015" w14:textId="77777777" w:rsidR="00CE0A8C" w:rsidRDefault="00CE0A8C">
      <w:pPr>
        <w:spacing w:line="240" w:lineRule="auto"/>
        <w:contextualSpacing/>
        <w:rPr>
          <w:rStyle w:val="Emphasis"/>
          <w:i w:val="0"/>
          <w:iCs w:val="0"/>
        </w:rPr>
      </w:pPr>
    </w:p>
    <w:p w14:paraId="20FB7E62" w14:textId="77777777" w:rsidR="00CE0A8C" w:rsidRDefault="00000000">
      <w:pPr>
        <w:spacing w:line="240" w:lineRule="auto"/>
        <w:contextualSpacing/>
      </w:pPr>
      <w:r>
        <w:rPr>
          <w:rStyle w:val="Emphasis"/>
          <w:i w:val="0"/>
          <w:iCs w:val="0"/>
        </w:rPr>
        <w:lastRenderedPageBreak/>
        <w:t>Build the application project</w:t>
      </w:r>
    </w:p>
    <w:p w14:paraId="6B2C2687" w14:textId="77777777" w:rsidR="00CE0A8C" w:rsidRDefault="00CE0A8C">
      <w:pPr>
        <w:spacing w:line="240" w:lineRule="auto"/>
        <w:contextualSpacing/>
        <w:rPr>
          <w:rStyle w:val="Emphasis"/>
          <w:b/>
          <w:bCs/>
          <w:i w:val="0"/>
          <w:iCs w:val="0"/>
        </w:rPr>
      </w:pPr>
    </w:p>
    <w:p w14:paraId="17CEFA56" w14:textId="77777777" w:rsidR="00CE0A8C" w:rsidRDefault="00CE0A8C">
      <w:pPr>
        <w:spacing w:line="240" w:lineRule="auto"/>
        <w:contextualSpacing/>
        <w:rPr>
          <w:rStyle w:val="Emphasis"/>
          <w:i w:val="0"/>
          <w:iCs w:val="0"/>
        </w:rPr>
      </w:pPr>
    </w:p>
    <w:p w14:paraId="7A66814B" w14:textId="77777777" w:rsidR="00CE0A8C" w:rsidRDefault="00CE0A8C">
      <w:pPr>
        <w:spacing w:line="240" w:lineRule="auto"/>
        <w:contextualSpacing/>
      </w:pPr>
    </w:p>
    <w:p w14:paraId="497B0219" w14:textId="77777777" w:rsidR="00CE0A8C" w:rsidRDefault="00CE0A8C">
      <w:pPr>
        <w:spacing w:line="240" w:lineRule="auto"/>
        <w:contextualSpacing/>
      </w:pPr>
    </w:p>
    <w:p w14:paraId="0F0C49A2" w14:textId="77777777" w:rsidR="00CE0A8C" w:rsidRDefault="00000000">
      <w:pPr>
        <w:rPr>
          <w:b/>
          <w:bCs/>
        </w:rPr>
      </w:pPr>
      <w:r>
        <w:rPr>
          <w:b/>
          <w:bCs/>
        </w:rPr>
        <w:t>How to format the SD card to boot Petalinux kernel</w:t>
      </w:r>
    </w:p>
    <w:p w14:paraId="65718971" w14:textId="77777777" w:rsidR="00CE0A8C" w:rsidRDefault="00CE0A8C">
      <w:pPr>
        <w:spacing w:line="240" w:lineRule="auto"/>
        <w:contextualSpacing/>
      </w:pPr>
    </w:p>
    <w:p w14:paraId="4FB299BA" w14:textId="77777777" w:rsidR="00CE0A8C" w:rsidRDefault="00000000">
      <w:pPr>
        <w:spacing w:line="240" w:lineRule="auto"/>
        <w:contextualSpacing/>
      </w:pPr>
      <w:r>
        <w:t>Resource website:</w:t>
      </w:r>
    </w:p>
    <w:p w14:paraId="11C06112" w14:textId="77777777" w:rsidR="00CE0A8C" w:rsidRDefault="00000000">
      <w:pPr>
        <w:spacing w:line="240" w:lineRule="auto"/>
        <w:contextualSpacing/>
      </w:pPr>
      <w:r>
        <w:rPr>
          <w:rStyle w:val="Hyperlink"/>
        </w:rPr>
        <w:t>https://xilinx-wiki.atlassian.net/wiki/spaces/A/pages/18842385/How+to+format+SD+card+for+SD+boot</w:t>
      </w:r>
    </w:p>
    <w:p w14:paraId="1C58A39E" w14:textId="77777777" w:rsidR="00CE0A8C" w:rsidRDefault="00CE0A8C">
      <w:pPr>
        <w:spacing w:line="240" w:lineRule="auto"/>
        <w:contextualSpacing/>
      </w:pPr>
    </w:p>
    <w:p w14:paraId="0F89A118" w14:textId="77777777" w:rsidR="00CE0A8C" w:rsidRDefault="00CE0A8C">
      <w:pPr>
        <w:spacing w:line="240" w:lineRule="auto"/>
        <w:contextualSpacing/>
      </w:pPr>
    </w:p>
    <w:p w14:paraId="2DF5CE24" w14:textId="77777777" w:rsidR="00CE0A8C" w:rsidRDefault="00000000">
      <w:pPr>
        <w:spacing w:line="240" w:lineRule="auto"/>
        <w:contextualSpacing/>
      </w:pPr>
      <w:r>
        <w:t>sudo fdisk /dev/mmcblk0</w:t>
      </w:r>
    </w:p>
    <w:p w14:paraId="49F20C4D" w14:textId="77777777" w:rsidR="00CE0A8C" w:rsidRDefault="00000000">
      <w:pPr>
        <w:spacing w:line="240" w:lineRule="auto"/>
        <w:contextualSpacing/>
      </w:pPr>
      <w:r>
        <w:t>d – to delete existing partition, if any</w:t>
      </w:r>
    </w:p>
    <w:p w14:paraId="65CEBBEA" w14:textId="77777777" w:rsidR="00CE0A8C" w:rsidRDefault="00000000">
      <w:pPr>
        <w:spacing w:line="240" w:lineRule="auto"/>
        <w:contextualSpacing/>
      </w:pPr>
      <w:r>
        <w:t>p – to display partition</w:t>
      </w:r>
    </w:p>
    <w:p w14:paraId="470BE6F6" w14:textId="77777777" w:rsidR="00CE0A8C" w:rsidRDefault="00CE0A8C">
      <w:pPr>
        <w:spacing w:line="240" w:lineRule="auto"/>
        <w:contextualSpacing/>
      </w:pPr>
    </w:p>
    <w:p w14:paraId="2EA834E0" w14:textId="77777777" w:rsidR="00CE0A8C" w:rsidRDefault="00000000">
      <w:pPr>
        <w:spacing w:line="240" w:lineRule="auto"/>
        <w:contextualSpacing/>
      </w:pPr>
      <w:r>
        <w:t>Create /boot partion:</w:t>
      </w:r>
    </w:p>
    <w:p w14:paraId="0601301F" w14:textId="77777777" w:rsidR="00CE0A8C" w:rsidRDefault="00000000">
      <w:pPr>
        <w:spacing w:line="240" w:lineRule="auto"/>
        <w:contextualSpacing/>
      </w:pPr>
      <w:r>
        <w:tab/>
        <w:t>n – create new partition</w:t>
      </w:r>
    </w:p>
    <w:p w14:paraId="769FD852" w14:textId="77777777" w:rsidR="00CE0A8C" w:rsidRDefault="00000000">
      <w:pPr>
        <w:spacing w:line="240" w:lineRule="auto"/>
        <w:contextualSpacing/>
      </w:pPr>
      <w:r>
        <w:tab/>
        <w:t>p – create primary partition</w:t>
      </w:r>
    </w:p>
    <w:p w14:paraId="6D3AB16E" w14:textId="77777777" w:rsidR="00CE0A8C" w:rsidRDefault="00000000">
      <w:pPr>
        <w:spacing w:line="240" w:lineRule="auto"/>
        <w:contextualSpacing/>
      </w:pPr>
      <w:r>
        <w:tab/>
        <w:t xml:space="preserve">Use default settings for Partition number and First Sector </w:t>
      </w:r>
    </w:p>
    <w:p w14:paraId="7FB5BBAC" w14:textId="77777777" w:rsidR="00CE0A8C" w:rsidRDefault="00000000">
      <w:pPr>
        <w:spacing w:line="240" w:lineRule="auto"/>
        <w:contextualSpacing/>
      </w:pPr>
      <w:r>
        <w:tab/>
        <w:t>Last Sector: +1G</w:t>
      </w:r>
    </w:p>
    <w:p w14:paraId="79EDB948" w14:textId="77777777" w:rsidR="00CE0A8C" w:rsidRDefault="00000000">
      <w:pPr>
        <w:spacing w:line="240" w:lineRule="auto"/>
        <w:contextualSpacing/>
      </w:pPr>
      <w:r>
        <w:tab/>
        <w:t>a – set bootable flag</w:t>
      </w:r>
    </w:p>
    <w:p w14:paraId="2FE9EC7A" w14:textId="77777777" w:rsidR="00CE0A8C" w:rsidRDefault="00000000">
      <w:pPr>
        <w:spacing w:line="240" w:lineRule="auto"/>
        <w:contextualSpacing/>
      </w:pPr>
      <w:r>
        <w:tab/>
        <w:t>p – display partition, should see * under Boot</w:t>
      </w:r>
    </w:p>
    <w:p w14:paraId="3C21DEC2" w14:textId="77777777" w:rsidR="00CE0A8C" w:rsidRDefault="00CE0A8C">
      <w:pPr>
        <w:spacing w:line="240" w:lineRule="auto"/>
        <w:contextualSpacing/>
      </w:pPr>
    </w:p>
    <w:p w14:paraId="7A6B9B87" w14:textId="77777777" w:rsidR="00CE0A8C" w:rsidRDefault="00000000">
      <w:pPr>
        <w:spacing w:line="240" w:lineRule="auto"/>
        <w:contextualSpacing/>
      </w:pPr>
      <w:r>
        <w:t>Create /root partion:</w:t>
      </w:r>
    </w:p>
    <w:p w14:paraId="0D3A8F32" w14:textId="77777777" w:rsidR="00CE0A8C" w:rsidRDefault="00000000">
      <w:pPr>
        <w:spacing w:line="240" w:lineRule="auto"/>
        <w:contextualSpacing/>
      </w:pPr>
      <w:r>
        <w:tab/>
        <w:t>n – create new partition</w:t>
      </w:r>
    </w:p>
    <w:p w14:paraId="1A941C1A" w14:textId="77777777" w:rsidR="00CE0A8C" w:rsidRDefault="00000000">
      <w:pPr>
        <w:spacing w:line="240" w:lineRule="auto"/>
        <w:contextualSpacing/>
      </w:pPr>
      <w:r>
        <w:tab/>
        <w:t>p – create primary partition</w:t>
      </w:r>
    </w:p>
    <w:p w14:paraId="3F06C7FE" w14:textId="77777777" w:rsidR="00CE0A8C" w:rsidRDefault="00000000">
      <w:pPr>
        <w:spacing w:line="240" w:lineRule="auto"/>
        <w:contextualSpacing/>
      </w:pPr>
      <w:r>
        <w:tab/>
        <w:t xml:space="preserve">Use default settings for Partition number, First Sector and Last Sector </w:t>
      </w:r>
    </w:p>
    <w:p w14:paraId="02333E1C" w14:textId="77777777" w:rsidR="00CE0A8C" w:rsidRDefault="00CE0A8C">
      <w:pPr>
        <w:spacing w:line="240" w:lineRule="auto"/>
        <w:contextualSpacing/>
      </w:pPr>
    </w:p>
    <w:p w14:paraId="02E25BB1" w14:textId="77777777" w:rsidR="00CE0A8C" w:rsidRDefault="00000000">
      <w:pPr>
        <w:spacing w:line="240" w:lineRule="auto"/>
        <w:contextualSpacing/>
      </w:pPr>
      <w:r>
        <w:t>Display partition:</w:t>
      </w:r>
    </w:p>
    <w:p w14:paraId="40E44C87" w14:textId="77777777" w:rsidR="00CE0A8C" w:rsidRDefault="00000000">
      <w:pPr>
        <w:spacing w:line="240" w:lineRule="auto"/>
        <w:contextualSpacing/>
        <w:rPr>
          <w:i/>
          <w:iCs/>
        </w:rPr>
      </w:pPr>
      <w:r>
        <w:rPr>
          <w:i/>
          <w:iCs/>
        </w:rPr>
        <w:t>Device         Boot   Start      End  Sectors  Size Id Type</w:t>
      </w:r>
    </w:p>
    <w:p w14:paraId="11589C80" w14:textId="77777777" w:rsidR="00CE0A8C" w:rsidRDefault="00000000">
      <w:pPr>
        <w:spacing w:line="240" w:lineRule="auto"/>
        <w:contextualSpacing/>
        <w:rPr>
          <w:i/>
          <w:iCs/>
        </w:rPr>
      </w:pPr>
      <w:r>
        <w:rPr>
          <w:i/>
          <w:iCs/>
        </w:rPr>
        <w:t>/dev/mmcblk0p1 *       2048  2099199  2097152    1G 83 Linux</w:t>
      </w:r>
    </w:p>
    <w:p w14:paraId="0F7894F3" w14:textId="77777777" w:rsidR="00CE0A8C" w:rsidRDefault="00000000">
      <w:pPr>
        <w:spacing w:line="240" w:lineRule="auto"/>
        <w:contextualSpacing/>
        <w:rPr>
          <w:i/>
          <w:iCs/>
        </w:rPr>
      </w:pPr>
      <w:r>
        <w:rPr>
          <w:i/>
          <w:iCs/>
        </w:rPr>
        <w:t>/dev/mmcblk0p2      2099200 31116287 29017088 13.9G 83 Linux</w:t>
      </w:r>
    </w:p>
    <w:p w14:paraId="1FF6D578" w14:textId="77777777" w:rsidR="00CE0A8C" w:rsidRDefault="00CE0A8C">
      <w:pPr>
        <w:spacing w:line="240" w:lineRule="auto"/>
        <w:contextualSpacing/>
      </w:pPr>
    </w:p>
    <w:p w14:paraId="5B680FFE" w14:textId="77777777" w:rsidR="00CE0A8C" w:rsidRDefault="00000000">
      <w:pPr>
        <w:spacing w:line="240" w:lineRule="auto"/>
        <w:contextualSpacing/>
      </w:pPr>
      <w:r>
        <w:t>Write partition:</w:t>
      </w:r>
    </w:p>
    <w:p w14:paraId="423A7457" w14:textId="77777777" w:rsidR="00CE0A8C" w:rsidRDefault="00000000">
      <w:pPr>
        <w:spacing w:line="240" w:lineRule="auto"/>
        <w:contextualSpacing/>
      </w:pPr>
      <w:r>
        <w:tab/>
        <w:t>- w – write partition</w:t>
      </w:r>
    </w:p>
    <w:p w14:paraId="578E0B1D" w14:textId="77777777" w:rsidR="00CE0A8C" w:rsidRDefault="00000000">
      <w:pPr>
        <w:spacing w:line="240" w:lineRule="auto"/>
        <w:contextualSpacing/>
      </w:pPr>
      <w:r>
        <w:tab/>
      </w:r>
    </w:p>
    <w:p w14:paraId="7F4D4BBF" w14:textId="77777777" w:rsidR="00CE0A8C" w:rsidRDefault="00000000">
      <w:pPr>
        <w:spacing w:line="240" w:lineRule="auto"/>
        <w:contextualSpacing/>
      </w:pPr>
      <w:r>
        <w:t>Formatting partition:</w:t>
      </w:r>
    </w:p>
    <w:p w14:paraId="535FD406" w14:textId="77777777" w:rsidR="00CE0A8C" w:rsidRDefault="00000000">
      <w:pPr>
        <w:spacing w:line="240" w:lineRule="auto"/>
        <w:contextualSpacing/>
      </w:pPr>
      <w:r>
        <w:rPr>
          <w:rStyle w:val="SourceText"/>
        </w:rPr>
        <w:t>sudo mkfs.vfat -F 32 -n boot /dev/</w:t>
      </w:r>
      <w:r>
        <w:rPr>
          <w:rStyle w:val="SourceText"/>
          <w:i/>
          <w:iCs/>
        </w:rPr>
        <w:t>mmcblk0p1</w:t>
      </w:r>
    </w:p>
    <w:p w14:paraId="1E55CAEA" w14:textId="77777777" w:rsidR="00CE0A8C" w:rsidRDefault="00000000">
      <w:pPr>
        <w:spacing w:line="240" w:lineRule="auto"/>
        <w:contextualSpacing/>
      </w:pPr>
      <w:r>
        <w:rPr>
          <w:rStyle w:val="SourceText"/>
        </w:rPr>
        <w:t>sudo mkfs.ext4 -L root /dev/</w:t>
      </w:r>
      <w:r>
        <w:rPr>
          <w:rStyle w:val="SourceText"/>
          <w:i/>
          <w:iCs/>
        </w:rPr>
        <w:t>mmcblk0p2</w:t>
      </w:r>
    </w:p>
    <w:p w14:paraId="5C563997" w14:textId="77777777" w:rsidR="00CE0A8C" w:rsidRDefault="00CE0A8C">
      <w:pPr>
        <w:spacing w:line="240" w:lineRule="auto"/>
        <w:contextualSpacing/>
      </w:pPr>
    </w:p>
    <w:p w14:paraId="72EC33BD" w14:textId="77777777" w:rsidR="00CE0A8C" w:rsidRDefault="00000000">
      <w:pPr>
        <w:spacing w:line="240" w:lineRule="auto"/>
        <w:contextualSpacing/>
      </w:pPr>
      <w:r>
        <w:br/>
      </w:r>
      <w:r>
        <w:br/>
      </w:r>
      <w:r>
        <w:br w:type="page"/>
      </w:r>
    </w:p>
    <w:p w14:paraId="6A89CA5A" w14:textId="77777777" w:rsidR="00CE0A8C" w:rsidRDefault="00000000">
      <w:pPr>
        <w:spacing w:line="240" w:lineRule="auto"/>
        <w:contextualSpacing/>
        <w:rPr>
          <w:b/>
          <w:bCs/>
        </w:rPr>
      </w:pPr>
      <w:r>
        <w:rPr>
          <w:b/>
          <w:bCs/>
        </w:rPr>
        <w:lastRenderedPageBreak/>
        <w:t>Steps to connect to the ZCU208 Eval Kit</w:t>
      </w:r>
    </w:p>
    <w:p w14:paraId="4324BFBA" w14:textId="77777777" w:rsidR="00CE0A8C" w:rsidRDefault="00CE0A8C">
      <w:pPr>
        <w:spacing w:line="240" w:lineRule="auto"/>
        <w:contextualSpacing/>
        <w:rPr>
          <w:b/>
          <w:bCs/>
        </w:rPr>
      </w:pPr>
    </w:p>
    <w:p w14:paraId="73DC2506" w14:textId="77777777" w:rsidR="00CE0A8C" w:rsidRDefault="00000000">
      <w:pPr>
        <w:spacing w:line="240" w:lineRule="auto"/>
        <w:contextualSpacing/>
      </w:pPr>
      <w:r>
        <w:rPr>
          <w:rStyle w:val="Emphasis"/>
          <w:i w:val="0"/>
          <w:iCs w:val="0"/>
        </w:rPr>
        <w:t>Connect serial terminal with “sudo gtkterm”, configure a new port with these settings</w:t>
      </w:r>
    </w:p>
    <w:p w14:paraId="5F854AF1" w14:textId="77777777" w:rsidR="00CE0A8C" w:rsidRDefault="00000000">
      <w:pPr>
        <w:spacing w:line="240" w:lineRule="auto"/>
        <w:contextualSpacing/>
      </w:pPr>
      <w:r>
        <w:rPr>
          <w:rStyle w:val="Emphasis"/>
          <w:i w:val="0"/>
          <w:iCs w:val="0"/>
        </w:rPr>
        <w:t>- dev/ttyUSB1</w:t>
      </w:r>
    </w:p>
    <w:p w14:paraId="1798F1D2" w14:textId="77777777" w:rsidR="00CE0A8C" w:rsidRDefault="00000000">
      <w:pPr>
        <w:spacing w:line="240" w:lineRule="auto"/>
        <w:contextualSpacing/>
      </w:pPr>
      <w:r>
        <w:rPr>
          <w:rStyle w:val="Emphasis"/>
          <w:i w:val="0"/>
          <w:iCs w:val="0"/>
        </w:rPr>
        <w:t>- 115200, N-8-1-N</w:t>
      </w:r>
    </w:p>
    <w:p w14:paraId="6181B8D7" w14:textId="77777777" w:rsidR="00CE0A8C" w:rsidRDefault="00CE0A8C">
      <w:pPr>
        <w:spacing w:line="240" w:lineRule="auto"/>
        <w:contextualSpacing/>
        <w:rPr>
          <w:rStyle w:val="Emphasis"/>
          <w:i w:val="0"/>
          <w:iCs w:val="0"/>
        </w:rPr>
      </w:pPr>
    </w:p>
    <w:p w14:paraId="489CE8BF" w14:textId="77777777" w:rsidR="00CE0A8C" w:rsidRDefault="00000000">
      <w:pPr>
        <w:spacing w:line="240" w:lineRule="auto"/>
        <w:contextualSpacing/>
      </w:pPr>
      <w:r>
        <w:rPr>
          <w:rStyle w:val="Emphasis"/>
          <w:i w:val="0"/>
          <w:iCs w:val="0"/>
        </w:rPr>
        <w:t>Boot the board with the new SD Card.  SW6 is set to ON, OFF, OFF, OFF</w:t>
      </w:r>
    </w:p>
    <w:p w14:paraId="4699BCA8" w14:textId="77777777" w:rsidR="00CE0A8C" w:rsidRDefault="00CE0A8C">
      <w:pPr>
        <w:spacing w:line="240" w:lineRule="auto"/>
        <w:contextualSpacing/>
        <w:rPr>
          <w:rStyle w:val="Emphasis"/>
          <w:b/>
          <w:bCs/>
        </w:rPr>
      </w:pPr>
    </w:p>
    <w:p w14:paraId="12E747A2" w14:textId="77777777" w:rsidR="00CE0A8C" w:rsidRDefault="00000000">
      <w:pPr>
        <w:spacing w:line="240" w:lineRule="auto"/>
        <w:contextualSpacing/>
      </w:pPr>
      <w:r>
        <w:rPr>
          <w:rStyle w:val="Emphasis"/>
          <w:b/>
          <w:bCs/>
          <w:i w:val="0"/>
          <w:iCs w:val="0"/>
        </w:rPr>
        <w:t>Steps to transfer files from the development computer to ZCU208 Eval Kit</w:t>
      </w:r>
    </w:p>
    <w:p w14:paraId="4DB3DA15" w14:textId="77777777" w:rsidR="00CE0A8C" w:rsidRDefault="00CE0A8C">
      <w:pPr>
        <w:spacing w:line="240" w:lineRule="auto"/>
        <w:contextualSpacing/>
        <w:rPr>
          <w:rStyle w:val="Emphasis"/>
          <w:i w:val="0"/>
          <w:iCs w:val="0"/>
        </w:rPr>
      </w:pPr>
    </w:p>
    <w:p w14:paraId="07C2355E" w14:textId="77777777" w:rsidR="00CE0A8C" w:rsidRDefault="00000000">
      <w:pPr>
        <w:spacing w:line="240" w:lineRule="auto"/>
        <w:contextualSpacing/>
      </w:pPr>
      <w:r>
        <w:t xml:space="preserve">scp &lt;file to transfer&gt; </w:t>
      </w:r>
      <w:hyperlink r:id="rId9">
        <w:r>
          <w:rPr>
            <w:rStyle w:val="Hyperlink"/>
          </w:rPr>
          <w:t>root@172.16.80.X</w:t>
        </w:r>
      </w:hyperlink>
      <w:r>
        <w:t>:/mnt/sd-mmcblk0p1/</w:t>
      </w:r>
    </w:p>
    <w:p w14:paraId="4086138A" w14:textId="77777777" w:rsidR="00CE0A8C" w:rsidRDefault="00000000">
      <w:pPr>
        <w:spacing w:line="240" w:lineRule="auto"/>
        <w:contextualSpacing/>
      </w:pPr>
      <w:r>
        <w:rPr>
          <w:rStyle w:val="Emphasis"/>
          <w:i w:val="0"/>
          <w:iCs w:val="0"/>
        </w:rPr>
        <w:t>password is root</w:t>
      </w:r>
    </w:p>
    <w:p w14:paraId="72A87E67" w14:textId="77777777" w:rsidR="00CE0A8C" w:rsidRDefault="00CE0A8C">
      <w:pPr>
        <w:spacing w:line="240" w:lineRule="auto"/>
        <w:contextualSpacing/>
        <w:rPr>
          <w:rStyle w:val="Emphasis"/>
          <w:i w:val="0"/>
          <w:iCs w:val="0"/>
        </w:rPr>
      </w:pPr>
    </w:p>
    <w:p w14:paraId="45063D7D" w14:textId="77777777" w:rsidR="00CE0A8C" w:rsidRDefault="00000000">
      <w:pPr>
        <w:spacing w:line="240" w:lineRule="auto"/>
        <w:contextualSpacing/>
      </w:pPr>
      <w:r>
        <w:rPr>
          <w:rStyle w:val="Emphasis"/>
          <w:i w:val="0"/>
          <w:iCs w:val="0"/>
        </w:rPr>
        <w:t xml:space="preserve">For ZCU104: </w:t>
      </w:r>
    </w:p>
    <w:p w14:paraId="1B71B8DB" w14:textId="77777777" w:rsidR="00CE0A8C" w:rsidRDefault="00000000">
      <w:pPr>
        <w:spacing w:line="240" w:lineRule="auto"/>
        <w:contextualSpacing/>
      </w:pPr>
      <w:r>
        <w:rPr>
          <w:rStyle w:val="Emphasis"/>
          <w:i w:val="0"/>
          <w:iCs w:val="0"/>
        </w:rPr>
        <w:t xml:space="preserve">scp zcu104-app.elf </w:t>
      </w:r>
      <w:hyperlink r:id="rId10">
        <w:r>
          <w:rPr>
            <w:rStyle w:val="Hyperlink"/>
          </w:rPr>
          <w:t>root@172.16.80.3</w:t>
        </w:r>
      </w:hyperlink>
      <w:r>
        <w:rPr>
          <w:rStyle w:val="Emphasis"/>
          <w:i w:val="0"/>
          <w:iCs w:val="0"/>
        </w:rPr>
        <w:t>:/mnt/sd-mmcblk0p1/bin/soc-app.elf</w:t>
      </w:r>
    </w:p>
    <w:p w14:paraId="74CD783B" w14:textId="77777777" w:rsidR="00CE0A8C" w:rsidRDefault="00CE0A8C">
      <w:pPr>
        <w:spacing w:line="240" w:lineRule="auto"/>
        <w:contextualSpacing/>
        <w:rPr>
          <w:rStyle w:val="Emphasis"/>
          <w:i w:val="0"/>
          <w:iCs w:val="0"/>
        </w:rPr>
      </w:pPr>
    </w:p>
    <w:p w14:paraId="098A6500" w14:textId="77777777" w:rsidR="00CE0A8C" w:rsidRDefault="00000000">
      <w:pPr>
        <w:spacing w:line="240" w:lineRule="auto"/>
        <w:contextualSpacing/>
      </w:pPr>
      <w:r>
        <w:rPr>
          <w:rStyle w:val="Emphasis"/>
          <w:i w:val="0"/>
          <w:iCs w:val="0"/>
        </w:rPr>
        <w:t>For ZCU108:</w:t>
      </w:r>
    </w:p>
    <w:p w14:paraId="1D516454" w14:textId="77777777" w:rsidR="00CE0A8C" w:rsidRDefault="00000000">
      <w:pPr>
        <w:spacing w:line="240" w:lineRule="auto"/>
        <w:contextualSpacing/>
        <w:rPr>
          <w:del w:id="36" w:author="Unknown Author" w:date="2022-08-16T15:32:00Z"/>
          <w:rStyle w:val="Emphasis"/>
          <w:i w:val="0"/>
          <w:iCs w:val="0"/>
        </w:rPr>
      </w:pPr>
      <w:r>
        <w:rPr>
          <w:rStyle w:val="Emphasis"/>
          <w:i w:val="0"/>
          <w:iCs w:val="0"/>
        </w:rPr>
        <w:t>scp zcu208-app.elf root@172.16.80.9:/mnt/sd-mmcblk0p1/bin/soc-app.elf</w:t>
      </w:r>
    </w:p>
    <w:p w14:paraId="5682AE40" w14:textId="77777777" w:rsidR="00CE0A8C" w:rsidRDefault="00000000">
      <w:pPr>
        <w:spacing w:line="240" w:lineRule="auto"/>
        <w:contextualSpacing/>
        <w:rPr>
          <w:ins w:id="37" w:author="Unknown Author" w:date="2022-08-16T15:32:00Z"/>
          <w:rStyle w:val="Emphasis"/>
          <w:i w:val="0"/>
          <w:iCs w:val="0"/>
        </w:rPr>
      </w:pPr>
      <w:r>
        <w:br w:type="page"/>
      </w:r>
    </w:p>
    <w:p w14:paraId="6E63AEE1" w14:textId="77777777" w:rsidR="00CE0A8C" w:rsidRDefault="00000000">
      <w:pPr>
        <w:spacing w:line="240" w:lineRule="auto"/>
        <w:contextualSpacing/>
        <w:rPr>
          <w:ins w:id="38" w:author="Unknown Author" w:date="2022-08-16T15:32:00Z"/>
          <w:b/>
          <w:bCs/>
          <w:sz w:val="26"/>
          <w:szCs w:val="26"/>
        </w:rPr>
      </w:pPr>
      <w:ins w:id="39" w:author="Unknown Author" w:date="2022-08-16T15:32:00Z">
        <w:r>
          <w:rPr>
            <w:b/>
            <w:bCs/>
            <w:sz w:val="26"/>
            <w:szCs w:val="26"/>
          </w:rPr>
          <w:lastRenderedPageBreak/>
          <w:t>Step to create script to run automatically at startup</w:t>
        </w:r>
      </w:ins>
    </w:p>
    <w:p w14:paraId="0138E195" w14:textId="77777777" w:rsidR="00CE0A8C" w:rsidRDefault="00CE0A8C">
      <w:pPr>
        <w:spacing w:line="240" w:lineRule="auto"/>
        <w:contextualSpacing/>
      </w:pPr>
    </w:p>
    <w:p w14:paraId="7E32BDB5" w14:textId="77777777" w:rsidR="00CE0A8C" w:rsidRDefault="00000000">
      <w:pPr>
        <w:spacing w:line="240" w:lineRule="auto"/>
        <w:contextualSpacing/>
      </w:pPr>
      <w:ins w:id="40" w:author="Unknown Author" w:date="2022-08-16T15:32:00Z">
        <w:r>
          <w:t xml:space="preserve">Run:  </w:t>
        </w:r>
      </w:ins>
    </w:p>
    <w:p w14:paraId="7BA4CBE0" w14:textId="77777777" w:rsidR="00CE0A8C" w:rsidRDefault="00000000">
      <w:pPr>
        <w:spacing w:line="240" w:lineRule="auto"/>
        <w:contextualSpacing/>
        <w:rPr>
          <w:ins w:id="41" w:author="Unknown Author" w:date="2022-08-16T15:32:00Z"/>
          <w:i/>
          <w:iCs/>
        </w:rPr>
      </w:pPr>
      <w:ins w:id="42" w:author="Unknown Author" w:date="2022-08-16T15:32:00Z">
        <w:r>
          <w:rPr>
            <w:i/>
            <w:iCs/>
          </w:rPr>
          <w:t>petalinux-create -t apps --template install -n myapp-init --enable</w:t>
        </w:r>
      </w:ins>
    </w:p>
    <w:p w14:paraId="7C2E572B" w14:textId="77777777" w:rsidR="00CE0A8C" w:rsidRDefault="00CE0A8C">
      <w:pPr>
        <w:spacing w:line="240" w:lineRule="auto"/>
        <w:contextualSpacing/>
      </w:pPr>
    </w:p>
    <w:p w14:paraId="18D30422" w14:textId="77777777" w:rsidR="00CE0A8C" w:rsidRDefault="00000000">
      <w:pPr>
        <w:spacing w:line="240" w:lineRule="auto"/>
        <w:contextualSpacing/>
      </w:pPr>
      <w:ins w:id="43" w:author="Unknown Author" w:date="2022-08-16T15:32:00Z">
        <w:r>
          <w:t>Edit myapp-init.bb</w:t>
        </w:r>
      </w:ins>
    </w:p>
    <w:p w14:paraId="72525B66" w14:textId="77777777" w:rsidR="00CE0A8C" w:rsidRDefault="00000000">
      <w:pPr>
        <w:spacing w:line="240" w:lineRule="auto"/>
        <w:contextualSpacing/>
      </w:pPr>
      <w:ins w:id="44" w:author="Unknown Author" w:date="2022-08-16T15:32:00Z">
        <w:r>
          <w:tab/>
        </w:r>
        <w:r>
          <w:rPr>
            <w:i/>
            <w:iCs/>
          </w:rPr>
          <w:t>#</w:t>
        </w:r>
      </w:ins>
    </w:p>
    <w:p w14:paraId="5C894A18" w14:textId="77777777" w:rsidR="00CE0A8C" w:rsidRDefault="00000000">
      <w:pPr>
        <w:spacing w:line="240" w:lineRule="auto"/>
        <w:contextualSpacing/>
        <w:rPr>
          <w:ins w:id="45" w:author="Unknown Author" w:date="2022-08-16T15:32:00Z"/>
          <w:i/>
          <w:iCs/>
        </w:rPr>
      </w:pPr>
      <w:ins w:id="46" w:author="Unknown Author" w:date="2022-08-16T15:32:00Z">
        <w:r>
          <w:rPr>
            <w:i/>
            <w:iCs/>
          </w:rPr>
          <w:tab/>
          <w:t># This file is the myapp-init recipe.</w:t>
        </w:r>
      </w:ins>
    </w:p>
    <w:p w14:paraId="19EC663E" w14:textId="77777777" w:rsidR="00CE0A8C" w:rsidRDefault="00000000">
      <w:pPr>
        <w:spacing w:line="240" w:lineRule="auto"/>
        <w:contextualSpacing/>
        <w:rPr>
          <w:ins w:id="47" w:author="Unknown Author" w:date="2022-08-16T15:32:00Z"/>
          <w:i/>
          <w:iCs/>
        </w:rPr>
      </w:pPr>
      <w:ins w:id="48" w:author="Unknown Author" w:date="2022-08-16T15:32:00Z">
        <w:r>
          <w:rPr>
            <w:i/>
            <w:iCs/>
          </w:rPr>
          <w:tab/>
          <w:t>#</w:t>
        </w:r>
      </w:ins>
    </w:p>
    <w:p w14:paraId="1D1B251A" w14:textId="77777777" w:rsidR="00CE0A8C" w:rsidRDefault="00CE0A8C">
      <w:pPr>
        <w:spacing w:line="240" w:lineRule="auto"/>
        <w:contextualSpacing/>
        <w:rPr>
          <w:ins w:id="49" w:author="Unknown Author" w:date="2022-08-16T15:32:00Z"/>
          <w:i/>
          <w:iCs/>
        </w:rPr>
      </w:pPr>
    </w:p>
    <w:p w14:paraId="356B2259" w14:textId="77777777" w:rsidR="00CE0A8C" w:rsidRDefault="00000000">
      <w:pPr>
        <w:spacing w:line="240" w:lineRule="auto"/>
        <w:contextualSpacing/>
        <w:rPr>
          <w:ins w:id="50" w:author="Unknown Author" w:date="2022-08-16T15:32:00Z"/>
          <w:i/>
          <w:iCs/>
        </w:rPr>
      </w:pPr>
      <w:ins w:id="51" w:author="Unknown Author" w:date="2022-08-16T15:32:00Z">
        <w:r>
          <w:rPr>
            <w:i/>
            <w:iCs/>
          </w:rPr>
          <w:tab/>
          <w:t>SUMMARY = "Simple myapp-init application"</w:t>
        </w:r>
      </w:ins>
    </w:p>
    <w:p w14:paraId="6A118A3E" w14:textId="77777777" w:rsidR="00CE0A8C" w:rsidRDefault="00000000">
      <w:pPr>
        <w:spacing w:line="240" w:lineRule="auto"/>
        <w:contextualSpacing/>
        <w:rPr>
          <w:ins w:id="52" w:author="Unknown Author" w:date="2022-08-16T15:32:00Z"/>
          <w:i/>
          <w:iCs/>
        </w:rPr>
      </w:pPr>
      <w:ins w:id="53" w:author="Unknown Author" w:date="2022-08-16T15:32:00Z">
        <w:r>
          <w:rPr>
            <w:i/>
            <w:iCs/>
          </w:rPr>
          <w:tab/>
          <w:t>SECTION = "PETALINUX/apps"</w:t>
        </w:r>
      </w:ins>
    </w:p>
    <w:p w14:paraId="3DF16B87" w14:textId="77777777" w:rsidR="00CE0A8C" w:rsidRDefault="00000000">
      <w:pPr>
        <w:spacing w:line="240" w:lineRule="auto"/>
        <w:contextualSpacing/>
        <w:rPr>
          <w:ins w:id="54" w:author="Unknown Author" w:date="2022-08-16T15:32:00Z"/>
          <w:i/>
          <w:iCs/>
        </w:rPr>
      </w:pPr>
      <w:ins w:id="55" w:author="Unknown Author" w:date="2022-08-16T15:32:00Z">
        <w:r>
          <w:rPr>
            <w:i/>
            <w:iCs/>
          </w:rPr>
          <w:tab/>
          <w:t>LICENSE = "MIT"</w:t>
        </w:r>
      </w:ins>
    </w:p>
    <w:p w14:paraId="71B6EF4F" w14:textId="77777777" w:rsidR="00CE0A8C" w:rsidRDefault="00000000">
      <w:pPr>
        <w:spacing w:line="240" w:lineRule="auto"/>
        <w:contextualSpacing/>
        <w:rPr>
          <w:ins w:id="56" w:author="Unknown Author" w:date="2022-08-16T15:32:00Z"/>
          <w:i/>
          <w:iCs/>
        </w:rPr>
      </w:pPr>
      <w:ins w:id="57" w:author="Unknown Author" w:date="2022-08-16T15:32:00Z">
        <w:r>
          <w:rPr>
            <w:i/>
            <w:iCs/>
          </w:rPr>
          <w:tab/>
          <w:t xml:space="preserve">LIC_FILES_CHKSUM = </w:t>
        </w:r>
        <w:r>
          <w:rPr>
            <w:i/>
            <w:iCs/>
          </w:rPr>
          <w:tab/>
          <w:t>"file://${COMMON_LICENSE_DIR}/MIT;md5=0835ade698e0bcf8506ecda2f7b4f302"</w:t>
        </w:r>
      </w:ins>
    </w:p>
    <w:p w14:paraId="12079EAA" w14:textId="77777777" w:rsidR="00CE0A8C" w:rsidRDefault="00CE0A8C">
      <w:pPr>
        <w:spacing w:line="240" w:lineRule="auto"/>
        <w:contextualSpacing/>
        <w:rPr>
          <w:ins w:id="58" w:author="Unknown Author" w:date="2022-08-16T15:32:00Z"/>
          <w:i/>
          <w:iCs/>
        </w:rPr>
      </w:pPr>
    </w:p>
    <w:p w14:paraId="495EA810" w14:textId="77777777" w:rsidR="00CE0A8C" w:rsidRDefault="00000000">
      <w:pPr>
        <w:spacing w:line="240" w:lineRule="auto"/>
        <w:contextualSpacing/>
        <w:rPr>
          <w:ins w:id="59" w:author="Unknown Author" w:date="2022-08-16T15:32:00Z"/>
          <w:i/>
          <w:iCs/>
        </w:rPr>
      </w:pPr>
      <w:ins w:id="60" w:author="Unknown Author" w:date="2022-08-16T15:32:00Z">
        <w:r>
          <w:rPr>
            <w:i/>
            <w:iCs/>
          </w:rPr>
          <w:tab/>
          <w:t>SRC_URI = "file://myapp-init \</w:t>
        </w:r>
      </w:ins>
    </w:p>
    <w:p w14:paraId="4F625284" w14:textId="77777777" w:rsidR="00CE0A8C" w:rsidRDefault="00000000">
      <w:pPr>
        <w:spacing w:line="240" w:lineRule="auto"/>
        <w:contextualSpacing/>
        <w:rPr>
          <w:ins w:id="61" w:author="Unknown Author" w:date="2022-08-16T15:32:00Z"/>
          <w:i/>
          <w:iCs/>
        </w:rPr>
      </w:pPr>
      <w:ins w:id="62" w:author="Unknown Author" w:date="2022-08-16T15:32:00Z">
        <w:r>
          <w:rPr>
            <w:i/>
            <w:iCs/>
          </w:rPr>
          <w:tab/>
          <w:t>"</w:t>
        </w:r>
      </w:ins>
    </w:p>
    <w:p w14:paraId="0A047097" w14:textId="77777777" w:rsidR="00CE0A8C" w:rsidRDefault="00CE0A8C">
      <w:pPr>
        <w:spacing w:line="240" w:lineRule="auto"/>
        <w:contextualSpacing/>
        <w:rPr>
          <w:ins w:id="63" w:author="Unknown Author" w:date="2022-08-16T15:32:00Z"/>
          <w:i/>
          <w:iCs/>
        </w:rPr>
      </w:pPr>
    </w:p>
    <w:p w14:paraId="67601424" w14:textId="77777777" w:rsidR="00CE0A8C" w:rsidRDefault="00000000">
      <w:pPr>
        <w:spacing w:line="240" w:lineRule="auto"/>
        <w:contextualSpacing/>
        <w:rPr>
          <w:ins w:id="64" w:author="Unknown Author" w:date="2022-08-16T15:32:00Z"/>
          <w:i/>
          <w:iCs/>
        </w:rPr>
      </w:pPr>
      <w:ins w:id="65" w:author="Unknown Author" w:date="2022-08-16T15:32:00Z">
        <w:r>
          <w:rPr>
            <w:i/>
            <w:iCs/>
          </w:rPr>
          <w:tab/>
          <w:t>S = "${WORKDIR}"</w:t>
        </w:r>
      </w:ins>
    </w:p>
    <w:p w14:paraId="6BF18743" w14:textId="77777777" w:rsidR="00CE0A8C" w:rsidRDefault="00CE0A8C">
      <w:pPr>
        <w:spacing w:line="240" w:lineRule="auto"/>
        <w:contextualSpacing/>
        <w:rPr>
          <w:ins w:id="66" w:author="Unknown Author" w:date="2022-08-16T15:32:00Z"/>
          <w:i/>
          <w:iCs/>
        </w:rPr>
      </w:pPr>
    </w:p>
    <w:p w14:paraId="2BDEFB8B" w14:textId="77777777" w:rsidR="00CE0A8C" w:rsidRDefault="00000000">
      <w:pPr>
        <w:spacing w:line="240" w:lineRule="auto"/>
        <w:contextualSpacing/>
        <w:rPr>
          <w:ins w:id="67" w:author="Unknown Author" w:date="2022-08-16T15:32:00Z"/>
          <w:i/>
          <w:iCs/>
        </w:rPr>
      </w:pPr>
      <w:ins w:id="68" w:author="Unknown Author" w:date="2022-08-16T15:32:00Z">
        <w:r>
          <w:rPr>
            <w:i/>
            <w:iCs/>
          </w:rPr>
          <w:tab/>
          <w:t>FILESEXTRAPATHS_prepend := "${THISDIR}/files:"</w:t>
        </w:r>
      </w:ins>
    </w:p>
    <w:p w14:paraId="2464D40C" w14:textId="77777777" w:rsidR="00CE0A8C" w:rsidRDefault="00CE0A8C">
      <w:pPr>
        <w:spacing w:line="240" w:lineRule="auto"/>
        <w:contextualSpacing/>
        <w:rPr>
          <w:ins w:id="69" w:author="Unknown Author" w:date="2022-08-16T15:32:00Z"/>
          <w:i/>
          <w:iCs/>
        </w:rPr>
      </w:pPr>
    </w:p>
    <w:p w14:paraId="4B278DF3" w14:textId="77777777" w:rsidR="00CE0A8C" w:rsidRDefault="00000000">
      <w:pPr>
        <w:spacing w:line="240" w:lineRule="auto"/>
        <w:contextualSpacing/>
        <w:rPr>
          <w:ins w:id="70" w:author="Unknown Author" w:date="2022-08-16T15:32:00Z"/>
          <w:i/>
          <w:iCs/>
        </w:rPr>
      </w:pPr>
      <w:ins w:id="71" w:author="Unknown Author" w:date="2022-08-16T15:32:00Z">
        <w:r>
          <w:rPr>
            <w:i/>
            <w:iCs/>
          </w:rPr>
          <w:tab/>
          <w:t>inherit update-rc.d</w:t>
        </w:r>
      </w:ins>
    </w:p>
    <w:p w14:paraId="477D88F4" w14:textId="77777777" w:rsidR="00CE0A8C" w:rsidRDefault="00CE0A8C">
      <w:pPr>
        <w:spacing w:line="240" w:lineRule="auto"/>
        <w:contextualSpacing/>
        <w:rPr>
          <w:ins w:id="72" w:author="Unknown Author" w:date="2022-08-16T15:32:00Z"/>
          <w:i/>
          <w:iCs/>
        </w:rPr>
      </w:pPr>
    </w:p>
    <w:p w14:paraId="35FBE523" w14:textId="77777777" w:rsidR="00CE0A8C" w:rsidRDefault="00000000">
      <w:pPr>
        <w:spacing w:line="240" w:lineRule="auto"/>
        <w:contextualSpacing/>
        <w:rPr>
          <w:ins w:id="73" w:author="Unknown Author" w:date="2022-08-16T15:32:00Z"/>
          <w:i/>
          <w:iCs/>
        </w:rPr>
      </w:pPr>
      <w:ins w:id="74" w:author="Unknown Author" w:date="2022-08-16T15:32:00Z">
        <w:r>
          <w:rPr>
            <w:i/>
            <w:iCs/>
          </w:rPr>
          <w:tab/>
          <w:t>INITSCRIPT_NAME = "myapp-init"</w:t>
        </w:r>
      </w:ins>
    </w:p>
    <w:p w14:paraId="1B924A28" w14:textId="77777777" w:rsidR="00CE0A8C" w:rsidRDefault="00000000">
      <w:pPr>
        <w:spacing w:line="240" w:lineRule="auto"/>
        <w:contextualSpacing/>
        <w:rPr>
          <w:ins w:id="75" w:author="Unknown Author" w:date="2022-08-16T15:32:00Z"/>
          <w:i/>
          <w:iCs/>
        </w:rPr>
      </w:pPr>
      <w:ins w:id="76" w:author="Unknown Author" w:date="2022-08-16T15:32:00Z">
        <w:r>
          <w:rPr>
            <w:i/>
            <w:iCs/>
          </w:rPr>
          <w:tab/>
          <w:t>INITSCRIPT_PARAMS = "start 99 S ."</w:t>
        </w:r>
      </w:ins>
    </w:p>
    <w:p w14:paraId="56339D39" w14:textId="77777777" w:rsidR="00CE0A8C" w:rsidRDefault="00CE0A8C">
      <w:pPr>
        <w:spacing w:line="240" w:lineRule="auto"/>
        <w:contextualSpacing/>
        <w:rPr>
          <w:ins w:id="77" w:author="Unknown Author" w:date="2022-08-16T15:32:00Z"/>
          <w:i/>
          <w:iCs/>
        </w:rPr>
      </w:pPr>
    </w:p>
    <w:p w14:paraId="1523727F" w14:textId="77777777" w:rsidR="00CE0A8C" w:rsidRDefault="00000000">
      <w:pPr>
        <w:spacing w:line="240" w:lineRule="auto"/>
        <w:contextualSpacing/>
        <w:rPr>
          <w:ins w:id="78" w:author="Unknown Author" w:date="2022-08-16T15:32:00Z"/>
          <w:i/>
          <w:iCs/>
        </w:rPr>
      </w:pPr>
      <w:ins w:id="79" w:author="Unknown Author" w:date="2022-08-16T15:32:00Z">
        <w:r>
          <w:rPr>
            <w:i/>
            <w:iCs/>
          </w:rPr>
          <w:tab/>
          <w:t>do_install() {</w:t>
        </w:r>
      </w:ins>
    </w:p>
    <w:p w14:paraId="0BEC1D00" w14:textId="77777777" w:rsidR="00CE0A8C" w:rsidRDefault="00000000">
      <w:pPr>
        <w:spacing w:line="240" w:lineRule="auto"/>
        <w:contextualSpacing/>
        <w:rPr>
          <w:ins w:id="80" w:author="Unknown Author" w:date="2022-08-16T15:32:00Z"/>
          <w:i/>
          <w:iCs/>
        </w:rPr>
      </w:pPr>
      <w:ins w:id="81" w:author="Unknown Author" w:date="2022-08-16T15:32:00Z">
        <w:r>
          <w:rPr>
            <w:i/>
            <w:iCs/>
          </w:rPr>
          <w:tab/>
        </w:r>
        <w:r>
          <w:rPr>
            <w:i/>
            <w:iCs/>
          </w:rPr>
          <w:tab/>
          <w:t>install -d ${D}${sysconfdir}/init.d</w:t>
        </w:r>
      </w:ins>
    </w:p>
    <w:p w14:paraId="7C213893" w14:textId="77777777" w:rsidR="00CE0A8C" w:rsidRDefault="00000000">
      <w:pPr>
        <w:spacing w:line="240" w:lineRule="auto"/>
        <w:contextualSpacing/>
        <w:rPr>
          <w:ins w:id="82" w:author="Unknown Author" w:date="2022-08-16T15:32:00Z"/>
          <w:i/>
          <w:iCs/>
        </w:rPr>
      </w:pPr>
      <w:ins w:id="83" w:author="Unknown Author" w:date="2022-08-16T15:32:00Z">
        <w:r>
          <w:rPr>
            <w:i/>
            <w:iCs/>
          </w:rPr>
          <w:tab/>
        </w:r>
        <w:r>
          <w:rPr>
            <w:i/>
            <w:iCs/>
          </w:rPr>
          <w:tab/>
          <w:t>install -m 0755 ${S}/myapp-init ${D}${sysconfdir}/init.d/myapp-init</w:t>
        </w:r>
      </w:ins>
    </w:p>
    <w:p w14:paraId="21846CB8" w14:textId="77777777" w:rsidR="00CE0A8C" w:rsidRDefault="00000000">
      <w:pPr>
        <w:spacing w:line="240" w:lineRule="auto"/>
        <w:contextualSpacing/>
        <w:rPr>
          <w:ins w:id="84" w:author="Unknown Author" w:date="2022-08-16T15:32:00Z"/>
          <w:i/>
          <w:iCs/>
        </w:rPr>
      </w:pPr>
      <w:ins w:id="85" w:author="Unknown Author" w:date="2022-08-16T15:32:00Z">
        <w:r>
          <w:rPr>
            <w:i/>
            <w:iCs/>
          </w:rPr>
          <w:tab/>
          <w:t>}</w:t>
        </w:r>
      </w:ins>
    </w:p>
    <w:p w14:paraId="704B987F" w14:textId="77777777" w:rsidR="00CE0A8C" w:rsidRDefault="00000000">
      <w:pPr>
        <w:spacing w:line="240" w:lineRule="auto"/>
        <w:contextualSpacing/>
        <w:rPr>
          <w:ins w:id="86" w:author="Unknown Author" w:date="2022-08-16T15:32:00Z"/>
          <w:i/>
          <w:iCs/>
        </w:rPr>
      </w:pPr>
      <w:ins w:id="87" w:author="Unknown Author" w:date="2022-08-16T15:32:00Z">
        <w:r>
          <w:rPr>
            <w:i/>
            <w:iCs/>
          </w:rPr>
          <w:tab/>
          <w:t>FILES_${PN} += "${sysconfdir}/*"</w:t>
        </w:r>
      </w:ins>
    </w:p>
    <w:p w14:paraId="1F262F2F" w14:textId="77777777" w:rsidR="00CE0A8C" w:rsidRDefault="00CE0A8C">
      <w:pPr>
        <w:spacing w:line="240" w:lineRule="auto"/>
        <w:contextualSpacing/>
      </w:pPr>
    </w:p>
    <w:p w14:paraId="16ECD90C" w14:textId="77777777" w:rsidR="00CE0A8C" w:rsidRDefault="00000000">
      <w:pPr>
        <w:spacing w:line="240" w:lineRule="auto"/>
        <w:contextualSpacing/>
      </w:pPr>
      <w:ins w:id="88" w:author="Unknown Author" w:date="2022-08-16T15:32:00Z">
        <w:r>
          <w:t>Edit file/myapp-init</w:t>
        </w:r>
      </w:ins>
    </w:p>
    <w:p w14:paraId="174F52F7" w14:textId="77777777" w:rsidR="00CE0A8C" w:rsidRDefault="00000000">
      <w:pPr>
        <w:spacing w:line="240" w:lineRule="auto"/>
        <w:contextualSpacing/>
      </w:pPr>
      <w:ins w:id="89" w:author="Unknown Author" w:date="2022-08-16T15:32:00Z">
        <w:r>
          <w:tab/>
          <w:t>#!/bin/sh</w:t>
        </w:r>
      </w:ins>
    </w:p>
    <w:p w14:paraId="592E8AA5" w14:textId="77777777" w:rsidR="00CE0A8C" w:rsidRDefault="00CE0A8C">
      <w:pPr>
        <w:spacing w:line="240" w:lineRule="auto"/>
        <w:contextualSpacing/>
      </w:pPr>
    </w:p>
    <w:p w14:paraId="6989CFA1" w14:textId="77777777" w:rsidR="00CE0A8C" w:rsidRDefault="00000000">
      <w:pPr>
        <w:spacing w:line="240" w:lineRule="auto"/>
        <w:contextualSpacing/>
      </w:pPr>
      <w:ins w:id="90" w:author="Unknown Author" w:date="2022-08-16T15:32:00Z">
        <w:r>
          <w:tab/>
          <w:t>echo "Hello PetaLinux World"</w:t>
        </w:r>
      </w:ins>
    </w:p>
    <w:p w14:paraId="66EF3EB5" w14:textId="77777777" w:rsidR="00CE0A8C" w:rsidRDefault="00000000">
      <w:pPr>
        <w:spacing w:line="240" w:lineRule="auto"/>
        <w:contextualSpacing/>
      </w:pPr>
      <w:ins w:id="91" w:author="Unknown Author" w:date="2022-08-16T15:32:00Z">
        <w:r>
          <w:tab/>
          <w:t>/mnt/sd-mmcblk0p1/soc-app.elf&amp;</w:t>
        </w:r>
      </w:ins>
    </w:p>
    <w:p w14:paraId="0345A330" w14:textId="77777777" w:rsidR="00CE0A8C" w:rsidRDefault="00CE0A8C">
      <w:pPr>
        <w:spacing w:line="240" w:lineRule="auto"/>
        <w:contextualSpacing/>
      </w:pPr>
    </w:p>
    <w:p w14:paraId="21921E77" w14:textId="77777777" w:rsidR="00CE0A8C" w:rsidRDefault="00000000">
      <w:pPr>
        <w:spacing w:line="240" w:lineRule="auto"/>
        <w:contextualSpacing/>
      </w:pPr>
      <w:ins w:id="92" w:author="Unknown Author" w:date="2022-08-16T15:32:00Z">
        <w:r>
          <w:t xml:space="preserve">Run:  </w:t>
        </w:r>
        <w:r>
          <w:rPr>
            <w:i/>
            <w:iCs/>
          </w:rPr>
          <w:t>petalinux-build -c myapp-init -x do_install -f</w:t>
        </w:r>
      </w:ins>
    </w:p>
    <w:p w14:paraId="7DA76D48" w14:textId="77777777" w:rsidR="00CE0A8C" w:rsidRDefault="00CE0A8C">
      <w:pPr>
        <w:spacing w:line="240" w:lineRule="auto"/>
        <w:contextualSpacing/>
        <w:rPr>
          <w:ins w:id="93" w:author="Unknown Author" w:date="2022-08-16T15:32:00Z"/>
          <w:i/>
          <w:iCs/>
        </w:rPr>
      </w:pPr>
    </w:p>
    <w:p w14:paraId="1B1860E3" w14:textId="77777777" w:rsidR="00CE0A8C" w:rsidRDefault="00000000">
      <w:pPr>
        <w:spacing w:line="240" w:lineRule="auto"/>
        <w:contextualSpacing/>
        <w:rPr>
          <w:ins w:id="94" w:author="Unknown Author" w:date="2022-08-16T15:32:00Z"/>
          <w:i/>
          <w:iCs/>
        </w:rPr>
      </w:pPr>
      <w:ins w:id="95" w:author="Unknown Author" w:date="2022-08-16T15:32:00Z">
        <w:r>
          <w:rPr>
            <w:i/>
            <w:iCs/>
          </w:rPr>
          <w:t xml:space="preserve">Run:  petalinux-build </w:t>
        </w:r>
      </w:ins>
    </w:p>
    <w:p w14:paraId="1149B684" w14:textId="77777777" w:rsidR="00CE0A8C" w:rsidRDefault="00CE0A8C">
      <w:pPr>
        <w:spacing w:line="240" w:lineRule="auto"/>
        <w:contextualSpacing/>
        <w:rPr>
          <w:ins w:id="96" w:author="Unknown Author" w:date="2022-08-16T15:32:00Z"/>
          <w:rStyle w:val="Emphasis"/>
          <w:i w:val="0"/>
          <w:iCs w:val="0"/>
        </w:rPr>
      </w:pPr>
    </w:p>
    <w:p w14:paraId="53EB9575" w14:textId="77777777" w:rsidR="00CE0A8C" w:rsidRDefault="00000000">
      <w:pPr>
        <w:spacing w:line="240" w:lineRule="auto"/>
        <w:contextualSpacing/>
      </w:pPr>
      <w:ins w:id="97" w:author="Unknown Author" w:date="2022-08-16T15:32:00Z">
        <w:r>
          <w:rPr>
            <w:rStyle w:val="Emphasis"/>
            <w:i w:val="0"/>
            <w:iCs w:val="0"/>
          </w:rPr>
          <w:t>To create a new boot image file:</w:t>
        </w:r>
      </w:ins>
    </w:p>
    <w:p w14:paraId="0FD1897E" w14:textId="77777777" w:rsidR="00CE0A8C" w:rsidRDefault="00000000">
      <w:pPr>
        <w:spacing w:line="240" w:lineRule="auto"/>
        <w:contextualSpacing/>
      </w:pPr>
      <w:ins w:id="98" w:author="Unknown Author" w:date="2022-08-16T15:32:00Z">
        <w:r>
          <w:rPr>
            <w:rStyle w:val="Emphasis"/>
            <w:i w:val="0"/>
            <w:iCs w:val="0"/>
          </w:rPr>
          <w:t>petalinux-package --boot --u-boot --format BIN –force</w:t>
        </w:r>
      </w:ins>
    </w:p>
    <w:p w14:paraId="74944E08" w14:textId="77777777" w:rsidR="00CE0A8C" w:rsidRDefault="00000000">
      <w:pPr>
        <w:spacing w:line="240" w:lineRule="auto"/>
        <w:contextualSpacing/>
        <w:rPr>
          <w:ins w:id="99" w:author="Unknown Author" w:date="2022-08-16T15:32:00Z"/>
          <w:rStyle w:val="Emphasis"/>
          <w:i w:val="0"/>
          <w:iCs w:val="0"/>
        </w:rPr>
      </w:pPr>
      <w:r>
        <w:br w:type="page"/>
      </w:r>
    </w:p>
    <w:p w14:paraId="78829000" w14:textId="77777777" w:rsidR="00CE0A8C" w:rsidRDefault="00000000">
      <w:pPr>
        <w:spacing w:line="240" w:lineRule="auto"/>
        <w:contextualSpacing/>
      </w:pPr>
      <w:ins w:id="100" w:author="Unknown Author" w:date="2022-08-16T15:32:00Z">
        <w:r>
          <w:rPr>
            <w:rStyle w:val="Emphasis"/>
            <w:i w:val="0"/>
            <w:iCs w:val="0"/>
          </w:rPr>
          <w:lastRenderedPageBreak/>
          <w:t>Flash the new rootfs.ext4 onto te SD card root partition</w:t>
        </w:r>
      </w:ins>
    </w:p>
    <w:p w14:paraId="43DB3D05" w14:textId="77777777" w:rsidR="00CE0A8C" w:rsidRDefault="00000000">
      <w:pPr>
        <w:spacing w:line="240" w:lineRule="auto"/>
        <w:contextualSpacing/>
      </w:pPr>
      <w:ins w:id="101" w:author="Unknown Author" w:date="2022-08-16T15:32:00Z">
        <w:r>
          <w:rPr>
            <w:rStyle w:val="Emphasis"/>
            <w:i w:val="0"/>
            <w:iCs w:val="0"/>
          </w:rPr>
          <w:t>sudo dd if=images/linux/rootfs.ext4 of=/dev/mmcblk0p2</w:t>
        </w:r>
      </w:ins>
    </w:p>
    <w:p w14:paraId="4CC0CDBF" w14:textId="77777777" w:rsidR="00CE0A8C" w:rsidRDefault="00CE0A8C">
      <w:pPr>
        <w:spacing w:line="240" w:lineRule="auto"/>
        <w:contextualSpacing/>
      </w:pPr>
    </w:p>
    <w:p w14:paraId="1BA1E591" w14:textId="77777777" w:rsidR="00CE0A8C" w:rsidRDefault="00000000">
      <w:pPr>
        <w:spacing w:line="240" w:lineRule="auto"/>
        <w:contextualSpacing/>
      </w:pPr>
      <w:ins w:id="102" w:author="Unknown Author" w:date="2022-08-16T15:32:00Z">
        <w:r>
          <w:rPr>
            <w:rStyle w:val="Emphasis"/>
            <w:i w:val="0"/>
            <w:iCs w:val="0"/>
          </w:rPr>
          <w:t>Copy the boot.scr, BOOT.bin and image.ub to the SD card boot partition.  These files are located in the &lt;</w:t>
        </w:r>
        <w:r>
          <w:rPr>
            <w:rStyle w:val="Emphasis"/>
          </w:rPr>
          <w:t>PetaLinux project directory&gt;/image/linux/</w:t>
        </w:r>
      </w:ins>
    </w:p>
    <w:p w14:paraId="2CF0A29A" w14:textId="77777777" w:rsidR="00CE0A8C" w:rsidRDefault="00CE0A8C">
      <w:pPr>
        <w:spacing w:line="240" w:lineRule="auto"/>
        <w:contextualSpacing/>
        <w:rPr>
          <w:ins w:id="103" w:author="Unknown Author" w:date="2022-08-16T15:32:00Z"/>
          <w:i/>
          <w:iCs/>
        </w:rPr>
      </w:pPr>
    </w:p>
    <w:p w14:paraId="269AA6E5" w14:textId="77777777" w:rsidR="00CE0A8C" w:rsidRDefault="00000000">
      <w:pPr>
        <w:spacing w:line="240" w:lineRule="auto"/>
        <w:contextualSpacing/>
        <w:rPr>
          <w:ins w:id="104" w:author="Unknown Author" w:date="2022-08-16T15:32:00Z"/>
          <w:i/>
          <w:iCs/>
        </w:rPr>
      </w:pPr>
      <w:ins w:id="105" w:author="Unknown Author" w:date="2022-08-16T15:32:00Z">
        <w:r>
          <w:rPr>
            <w:i/>
            <w:iCs/>
          </w:rPr>
          <w:t xml:space="preserve">NOTE:  Need to run the do_install step every time the kernel need to be rebuilt </w:t>
        </w:r>
      </w:ins>
    </w:p>
    <w:p w14:paraId="16015478" w14:textId="77777777" w:rsidR="00CE0A8C" w:rsidRDefault="00CE0A8C">
      <w:pPr>
        <w:spacing w:line="240" w:lineRule="auto"/>
        <w:contextualSpacing/>
        <w:rPr>
          <w:ins w:id="106" w:author="Unknown Author" w:date="2022-08-16T15:32:00Z"/>
          <w:i/>
          <w:iCs/>
        </w:rPr>
      </w:pPr>
    </w:p>
    <w:p w14:paraId="4C1238B0" w14:textId="77777777" w:rsidR="00CE0A8C" w:rsidRDefault="00000000">
      <w:pPr>
        <w:spacing w:line="240" w:lineRule="auto"/>
        <w:contextualSpacing/>
        <w:rPr>
          <w:ins w:id="107" w:author="Unknown Author" w:date="2022-08-16T15:32:00Z"/>
          <w:i/>
          <w:iCs/>
        </w:rPr>
      </w:pPr>
      <w:ins w:id="108" w:author="Unknown Author" w:date="2022-08-16T15:32:00Z">
        <w:r>
          <w:rPr>
            <w:i/>
            <w:iCs/>
          </w:rPr>
          <w:t>Start up script is at /etc/init.d</w:t>
        </w:r>
      </w:ins>
      <w:r>
        <w:br w:type="page"/>
      </w:r>
    </w:p>
    <w:p w14:paraId="7215A182" w14:textId="77777777" w:rsidR="00CE0A8C" w:rsidRDefault="00000000">
      <w:pPr>
        <w:spacing w:line="240" w:lineRule="auto"/>
        <w:contextualSpacing/>
        <w:rPr>
          <w:ins w:id="109" w:author="Unknown Author" w:date="2022-08-16T15:32:00Z"/>
          <w:b/>
          <w:bCs/>
          <w:sz w:val="26"/>
          <w:szCs w:val="26"/>
        </w:rPr>
      </w:pPr>
      <w:ins w:id="110" w:author="Unknown Author" w:date="2022-08-16T15:32:00Z">
        <w:r>
          <w:rPr>
            <w:b/>
            <w:bCs/>
            <w:sz w:val="26"/>
            <w:szCs w:val="26"/>
          </w:rPr>
          <w:lastRenderedPageBreak/>
          <w:t>GIT workflow:</w:t>
        </w:r>
      </w:ins>
    </w:p>
    <w:p w14:paraId="42E1F5CE" w14:textId="77777777" w:rsidR="00CE0A8C" w:rsidRDefault="00CE0A8C">
      <w:pPr>
        <w:spacing w:line="240" w:lineRule="auto"/>
        <w:contextualSpacing/>
        <w:rPr>
          <w:ins w:id="111" w:author="Unknown Author" w:date="2022-08-16T15:32:00Z"/>
          <w:b/>
          <w:bCs/>
          <w:sz w:val="26"/>
          <w:szCs w:val="26"/>
        </w:rPr>
      </w:pPr>
    </w:p>
    <w:p w14:paraId="719FCA28" w14:textId="77777777" w:rsidR="00CE0A8C" w:rsidRDefault="00000000">
      <w:pPr>
        <w:spacing w:line="240" w:lineRule="auto"/>
        <w:contextualSpacing/>
      </w:pPr>
      <w:ins w:id="112" w:author="Unknown Author" w:date="2022-08-16T15:32:00Z">
        <w:r>
          <w:rPr>
            <w:rStyle w:val="Hyperlink"/>
          </w:rPr>
          <w:t>https://www.atlassian.com/git/tutorials/comparing-workflows/feature-branch-workflow</w:t>
        </w:r>
      </w:ins>
    </w:p>
    <w:p w14:paraId="1A1B5712" w14:textId="77777777" w:rsidR="00CE0A8C" w:rsidRDefault="00CE0A8C">
      <w:pPr>
        <w:spacing w:line="240" w:lineRule="auto"/>
        <w:contextualSpacing/>
      </w:pPr>
    </w:p>
    <w:p w14:paraId="25E80ECE" w14:textId="77777777" w:rsidR="00CE0A8C" w:rsidRDefault="00000000">
      <w:pPr>
        <w:spacing w:line="240" w:lineRule="auto"/>
        <w:contextualSpacing/>
      </w:pPr>
      <w:ins w:id="113" w:author="Unknown Author" w:date="2022-08-16T15:32:00Z">
        <w:r>
          <w:t>Checkout main branch:</w:t>
        </w:r>
      </w:ins>
    </w:p>
    <w:p w14:paraId="528CB054" w14:textId="77777777" w:rsidR="00CE0A8C" w:rsidRDefault="00000000">
      <w:pPr>
        <w:spacing w:line="240" w:lineRule="auto"/>
        <w:contextualSpacing/>
      </w:pPr>
      <w:ins w:id="114" w:author="Unknown Author" w:date="2022-08-16T15:32:00Z">
        <w:r>
          <w:t>git checkout main</w:t>
        </w:r>
      </w:ins>
    </w:p>
    <w:p w14:paraId="7A5568E5" w14:textId="77777777" w:rsidR="00CE0A8C" w:rsidRDefault="00000000">
      <w:pPr>
        <w:spacing w:line="240" w:lineRule="auto"/>
        <w:contextualSpacing/>
      </w:pPr>
      <w:ins w:id="115" w:author="Unknown Author" w:date="2022-08-16T15:32:00Z">
        <w:r>
          <w:t>git fetch origin</w:t>
        </w:r>
      </w:ins>
    </w:p>
    <w:p w14:paraId="39A605FD" w14:textId="77777777" w:rsidR="00CE0A8C" w:rsidRDefault="00CE0A8C">
      <w:pPr>
        <w:spacing w:line="240" w:lineRule="auto"/>
        <w:contextualSpacing/>
      </w:pPr>
    </w:p>
    <w:p w14:paraId="31408ADC" w14:textId="77777777" w:rsidR="00CE0A8C" w:rsidRDefault="00000000">
      <w:pPr>
        <w:spacing w:line="240" w:lineRule="auto"/>
        <w:contextualSpacing/>
      </w:pPr>
      <w:ins w:id="116" w:author="Unknown Author" w:date="2022-08-16T15:32:00Z">
        <w:r>
          <w:t>Create a new feature branch:</w:t>
        </w:r>
      </w:ins>
    </w:p>
    <w:p w14:paraId="141BEC7F" w14:textId="77777777" w:rsidR="00CE0A8C" w:rsidRDefault="00000000">
      <w:pPr>
        <w:spacing w:line="240" w:lineRule="auto"/>
        <w:contextualSpacing/>
      </w:pPr>
      <w:ins w:id="117" w:author="Unknown Author" w:date="2022-08-16T15:32:00Z">
        <w:r>
          <w:t>git checkout branch-testing</w:t>
        </w:r>
      </w:ins>
    </w:p>
    <w:p w14:paraId="0E4C7E0F" w14:textId="77777777" w:rsidR="00CE0A8C" w:rsidRDefault="00CE0A8C">
      <w:pPr>
        <w:spacing w:line="240" w:lineRule="auto"/>
        <w:contextualSpacing/>
      </w:pPr>
    </w:p>
    <w:p w14:paraId="278CC896" w14:textId="77777777" w:rsidR="00CE0A8C" w:rsidRDefault="00000000">
      <w:pPr>
        <w:spacing w:line="240" w:lineRule="auto"/>
        <w:contextualSpacing/>
      </w:pPr>
      <w:ins w:id="118" w:author="Unknown Author" w:date="2022-08-16T15:32:00Z">
        <w:r>
          <w:t>Add and commit:</w:t>
        </w:r>
      </w:ins>
    </w:p>
    <w:p w14:paraId="5EF7F2BD" w14:textId="77777777" w:rsidR="00CE0A8C" w:rsidRDefault="00000000">
      <w:pPr>
        <w:spacing w:line="240" w:lineRule="auto"/>
        <w:contextualSpacing/>
      </w:pPr>
      <w:ins w:id="119" w:author="Unknown Author" w:date="2022-08-16T15:32:00Z">
        <w:r>
          <w:t>git status</w:t>
        </w:r>
      </w:ins>
    </w:p>
    <w:p w14:paraId="69282B1A" w14:textId="77777777" w:rsidR="00CE0A8C" w:rsidRDefault="00000000">
      <w:pPr>
        <w:spacing w:line="240" w:lineRule="auto"/>
        <w:contextualSpacing/>
      </w:pPr>
      <w:ins w:id="120" w:author="Unknown Author" w:date="2022-08-16T15:32:00Z">
        <w:r>
          <w:t>git add .</w:t>
        </w:r>
      </w:ins>
    </w:p>
    <w:p w14:paraId="450A7A9B" w14:textId="77777777" w:rsidR="00CE0A8C" w:rsidRDefault="00000000">
      <w:pPr>
        <w:spacing w:line="240" w:lineRule="auto"/>
        <w:contextualSpacing/>
      </w:pPr>
      <w:ins w:id="121" w:author="Unknown Author" w:date="2022-08-16T15:32:00Z">
        <w:r>
          <w:t>git commit</w:t>
        </w:r>
      </w:ins>
    </w:p>
    <w:p w14:paraId="3E0E774E" w14:textId="77777777" w:rsidR="00CE0A8C" w:rsidRDefault="00CE0A8C">
      <w:pPr>
        <w:spacing w:line="240" w:lineRule="auto"/>
        <w:contextualSpacing/>
      </w:pPr>
    </w:p>
    <w:p w14:paraId="4C03D3DC" w14:textId="77777777" w:rsidR="00CE0A8C" w:rsidRDefault="00000000">
      <w:pPr>
        <w:spacing w:line="240" w:lineRule="auto"/>
        <w:contextualSpacing/>
      </w:pPr>
      <w:ins w:id="122" w:author="Unknown Author" w:date="2022-08-16T15:32:00Z">
        <w:r>
          <w:t>Push feature branch to remote:</w:t>
        </w:r>
      </w:ins>
    </w:p>
    <w:p w14:paraId="49E387AC" w14:textId="77777777" w:rsidR="00CE0A8C" w:rsidRDefault="00000000">
      <w:pPr>
        <w:spacing w:line="240" w:lineRule="auto"/>
        <w:contextualSpacing/>
      </w:pPr>
      <w:ins w:id="123" w:author="Unknown Author" w:date="2022-08-16T15:32:00Z">
        <w:r>
          <w:t>git push -u origin branch-testing</w:t>
        </w:r>
      </w:ins>
    </w:p>
    <w:p w14:paraId="38D8A8C7" w14:textId="77777777" w:rsidR="00CE0A8C" w:rsidRDefault="00CE0A8C">
      <w:pPr>
        <w:spacing w:line="240" w:lineRule="auto"/>
        <w:contextualSpacing/>
      </w:pPr>
    </w:p>
    <w:p w14:paraId="6ACFA538" w14:textId="77777777" w:rsidR="00CE0A8C" w:rsidRDefault="00000000">
      <w:pPr>
        <w:spacing w:line="240" w:lineRule="auto"/>
        <w:contextualSpacing/>
      </w:pPr>
      <w:ins w:id="124" w:author="Unknown Author" w:date="2022-08-16T15:32:00Z">
        <w:r>
          <w:t>Continue to update local and push to remote with:</w:t>
        </w:r>
      </w:ins>
    </w:p>
    <w:p w14:paraId="3B0247C3" w14:textId="77777777" w:rsidR="00CE0A8C" w:rsidRDefault="00000000">
      <w:pPr>
        <w:spacing w:line="240" w:lineRule="auto"/>
        <w:contextualSpacing/>
      </w:pPr>
      <w:ins w:id="125" w:author="Unknown Author" w:date="2022-08-16T15:32:00Z">
        <w:r>
          <w:t>git push</w:t>
        </w:r>
      </w:ins>
    </w:p>
    <w:p w14:paraId="6187C566" w14:textId="77777777" w:rsidR="00CE0A8C" w:rsidRDefault="00CE0A8C">
      <w:pPr>
        <w:spacing w:line="240" w:lineRule="auto"/>
        <w:contextualSpacing/>
      </w:pPr>
    </w:p>
    <w:p w14:paraId="30ACD7C9" w14:textId="77777777" w:rsidR="00CE0A8C" w:rsidRDefault="00000000">
      <w:pPr>
        <w:spacing w:line="240" w:lineRule="auto"/>
        <w:contextualSpacing/>
      </w:pPr>
      <w:ins w:id="126" w:author="Unknown Author" w:date="2022-08-16T15:32:00Z">
        <w:r>
          <w:t>Create pull request, merge on server and delete feature branch</w:t>
        </w:r>
      </w:ins>
    </w:p>
    <w:p w14:paraId="71DF0BEA" w14:textId="77777777" w:rsidR="00CE0A8C" w:rsidRDefault="00CE0A8C">
      <w:pPr>
        <w:spacing w:line="240" w:lineRule="auto"/>
        <w:contextualSpacing/>
      </w:pPr>
    </w:p>
    <w:p w14:paraId="14D8FE4E" w14:textId="77777777" w:rsidR="00CE0A8C" w:rsidRDefault="00000000">
      <w:pPr>
        <w:spacing w:line="240" w:lineRule="auto"/>
        <w:contextualSpacing/>
      </w:pPr>
      <w:ins w:id="127" w:author="Unknown Author" w:date="2022-08-16T15:32:00Z">
        <w:r>
          <w:t>Checkout main and pull</w:t>
        </w:r>
      </w:ins>
    </w:p>
    <w:p w14:paraId="63A0B832" w14:textId="77777777" w:rsidR="00CE0A8C" w:rsidRDefault="00000000">
      <w:pPr>
        <w:spacing w:line="240" w:lineRule="auto"/>
        <w:contextualSpacing/>
      </w:pPr>
      <w:ins w:id="128" w:author="Unknown Author" w:date="2022-08-16T15:32:00Z">
        <w:r>
          <w:t>git checkout main</w:t>
        </w:r>
      </w:ins>
    </w:p>
    <w:p w14:paraId="27C74968" w14:textId="77777777" w:rsidR="00CE0A8C" w:rsidRDefault="00000000">
      <w:pPr>
        <w:spacing w:line="240" w:lineRule="auto"/>
        <w:contextualSpacing/>
      </w:pPr>
      <w:ins w:id="129" w:author="Unknown Author" w:date="2022-08-16T15:32:00Z">
        <w:r>
          <w:t>git pull</w:t>
        </w:r>
      </w:ins>
    </w:p>
    <w:p w14:paraId="2357DC32" w14:textId="77777777" w:rsidR="00CE0A8C" w:rsidRDefault="00CE0A8C">
      <w:pPr>
        <w:spacing w:line="240" w:lineRule="auto"/>
        <w:contextualSpacing/>
      </w:pPr>
    </w:p>
    <w:p w14:paraId="7CA73397" w14:textId="77777777" w:rsidR="00CE0A8C" w:rsidRDefault="00000000">
      <w:pPr>
        <w:spacing w:line="240" w:lineRule="auto"/>
        <w:contextualSpacing/>
      </w:pPr>
      <w:ins w:id="130" w:author="Unknown Author" w:date="2022-08-16T15:32:00Z">
        <w:r>
          <w:t>Remove deleted remote feature branch</w:t>
        </w:r>
      </w:ins>
    </w:p>
    <w:p w14:paraId="3573285C" w14:textId="77777777" w:rsidR="00CE0A8C" w:rsidRDefault="00000000">
      <w:pPr>
        <w:spacing w:line="240" w:lineRule="auto"/>
        <w:contextualSpacing/>
      </w:pPr>
      <w:ins w:id="131" w:author="Unknown Author" w:date="2022-08-16T15:32:00Z">
        <w:r>
          <w:t>git remote prune origin</w:t>
        </w:r>
      </w:ins>
    </w:p>
    <w:p w14:paraId="1DE018AE" w14:textId="77777777" w:rsidR="00CE0A8C" w:rsidRDefault="00CE0A8C">
      <w:pPr>
        <w:spacing w:line="240" w:lineRule="auto"/>
        <w:contextualSpacing/>
      </w:pPr>
    </w:p>
    <w:p w14:paraId="391F9B16" w14:textId="77777777" w:rsidR="00CE0A8C" w:rsidRDefault="00000000">
      <w:pPr>
        <w:spacing w:line="240" w:lineRule="auto"/>
        <w:contextualSpacing/>
      </w:pPr>
      <w:ins w:id="132" w:author="Unknown Author" w:date="2022-08-16T15:32:00Z">
        <w:r>
          <w:t>Remove local feature branch</w:t>
        </w:r>
      </w:ins>
    </w:p>
    <w:p w14:paraId="0C8D6699" w14:textId="77777777" w:rsidR="00CE0A8C" w:rsidRDefault="00000000">
      <w:pPr>
        <w:spacing w:line="240" w:lineRule="auto"/>
        <w:contextualSpacing/>
        <w:rPr>
          <w:ins w:id="133" w:author="Unknown Author" w:date="2022-08-16T15:32:00Z"/>
          <w:b/>
          <w:bCs/>
        </w:rPr>
      </w:pPr>
      <w:ins w:id="134" w:author="Unknown Author" w:date="2022-08-16T15:32:00Z">
        <w:r>
          <w:rPr>
            <w:b/>
            <w:bCs/>
          </w:rPr>
          <w:t>git branch -d branch-testing</w:t>
        </w:r>
      </w:ins>
      <w:r>
        <w:br w:type="page"/>
      </w:r>
    </w:p>
    <w:p w14:paraId="27A5B9A0" w14:textId="77777777" w:rsidR="00CE0A8C" w:rsidRDefault="00000000">
      <w:pPr>
        <w:spacing w:line="240" w:lineRule="auto"/>
        <w:contextualSpacing/>
        <w:rPr>
          <w:b/>
          <w:bCs/>
        </w:rPr>
      </w:pPr>
      <w:r>
        <w:rPr>
          <w:b/>
          <w:bCs/>
        </w:rPr>
        <w:lastRenderedPageBreak/>
        <w:t>Steps to add a new app to Petalinux kernel</w:t>
      </w:r>
    </w:p>
    <w:p w14:paraId="1BCEF1E3" w14:textId="77777777" w:rsidR="00CE0A8C" w:rsidRDefault="00CE0A8C">
      <w:pPr>
        <w:spacing w:line="240" w:lineRule="auto"/>
        <w:contextualSpacing/>
        <w:rPr>
          <w:b/>
          <w:bCs/>
        </w:rPr>
      </w:pPr>
    </w:p>
    <w:p w14:paraId="6D22653B" w14:textId="77777777" w:rsidR="00CE0A8C" w:rsidRDefault="00000000">
      <w:pPr>
        <w:spacing w:line="240" w:lineRule="auto"/>
        <w:contextualSpacing/>
      </w:pPr>
      <w:r>
        <w:t>Note:  This is not the same as the app that is built using Vitis.  This app that is built using this method will be added to the petalinux file system.</w:t>
      </w:r>
    </w:p>
    <w:p w14:paraId="5B928B7B" w14:textId="77777777" w:rsidR="00CE0A8C" w:rsidRDefault="00CE0A8C">
      <w:pPr>
        <w:spacing w:line="240" w:lineRule="auto"/>
        <w:contextualSpacing/>
      </w:pPr>
    </w:p>
    <w:p w14:paraId="1FFDE20D" w14:textId="77777777" w:rsidR="00CE0A8C" w:rsidRDefault="00000000">
      <w:pPr>
        <w:spacing w:line="240" w:lineRule="auto"/>
        <w:contextualSpacing/>
      </w:pPr>
      <w:r>
        <w:t>In the root project, create a new app:</w:t>
      </w:r>
    </w:p>
    <w:p w14:paraId="69D5C391" w14:textId="77777777" w:rsidR="00CE0A8C" w:rsidRDefault="00000000">
      <w:pPr>
        <w:spacing w:line="240" w:lineRule="auto"/>
        <w:contextualSpacing/>
      </w:pPr>
      <w:r>
        <w:t>petalinux-create -t apps --name &lt;app name&gt; --template c</w:t>
      </w:r>
    </w:p>
    <w:p w14:paraId="48BC9061" w14:textId="77777777" w:rsidR="00CE0A8C" w:rsidRDefault="00CE0A8C">
      <w:pPr>
        <w:spacing w:line="240" w:lineRule="auto"/>
        <w:contextualSpacing/>
      </w:pPr>
    </w:p>
    <w:p w14:paraId="04FBB900" w14:textId="77777777" w:rsidR="00CE0A8C" w:rsidRDefault="00000000">
      <w:pPr>
        <w:spacing w:line="240" w:lineRule="auto"/>
        <w:contextualSpacing/>
      </w:pPr>
      <w:r>
        <w:t>Edit the new app:</w:t>
      </w:r>
    </w:p>
    <w:p w14:paraId="47F4EDB8" w14:textId="77777777" w:rsidR="00CE0A8C" w:rsidRDefault="00000000">
      <w:pPr>
        <w:spacing w:line="240" w:lineRule="auto"/>
        <w:contextualSpacing/>
      </w:pPr>
      <w:r>
        <w:t xml:space="preserve">The new app will be added to </w:t>
      </w:r>
      <w:r>
        <w:rPr>
          <w:rStyle w:val="Emphasis"/>
        </w:rPr>
        <w:t>&lt;PetaLinux project directory&gt;/project-spec/meta-user/recipes-apps/&lt;app name&gt;</w:t>
      </w:r>
    </w:p>
    <w:p w14:paraId="1A5098F1" w14:textId="77777777" w:rsidR="00CE0A8C" w:rsidRDefault="00000000">
      <w:pPr>
        <w:pStyle w:val="BodyText"/>
      </w:pPr>
      <w:r>
        <w:t xml:space="preserve">Browsing through the </w:t>
      </w:r>
      <w:r>
        <w:rPr>
          <w:rStyle w:val="Emphasis"/>
        </w:rPr>
        <w:t>&lt;PetaLinux project directory&gt;/project-spec/meta-user/recipes-apps/&lt;app name&gt;</w:t>
      </w:r>
      <w:r>
        <w:t xml:space="preserve"> directory you'll see everything that was auto-generated by the </w:t>
      </w:r>
      <w:r>
        <w:rPr>
          <w:rStyle w:val="Emphasis"/>
        </w:rPr>
        <w:t>petalinux-create</w:t>
      </w:r>
      <w:r>
        <w:t xml:space="preserve"> command for the application.</w:t>
      </w:r>
    </w:p>
    <w:p w14:paraId="21081B03" w14:textId="77777777" w:rsidR="00CE0A8C" w:rsidRDefault="00000000">
      <w:pPr>
        <w:pStyle w:val="BodyText"/>
      </w:pPr>
      <w:r>
        <w:t xml:space="preserve">In the </w:t>
      </w:r>
      <w:r>
        <w:rPr>
          <w:rStyle w:val="Emphasis"/>
        </w:rPr>
        <w:t>files</w:t>
      </w:r>
      <w:r>
        <w:t xml:space="preserve"> folder, the source file with the name of your application will contain the main function which you can use for your starting point for any desired edits. </w:t>
      </w:r>
    </w:p>
    <w:p w14:paraId="4F01042D" w14:textId="77777777" w:rsidR="00CE0A8C" w:rsidRDefault="00000000">
      <w:pPr>
        <w:pStyle w:val="BodyText"/>
      </w:pPr>
      <w:r>
        <w:t>Enable the app:</w:t>
      </w:r>
    </w:p>
    <w:p w14:paraId="750A1420" w14:textId="77777777" w:rsidR="00CE0A8C" w:rsidRDefault="00000000">
      <w:pPr>
        <w:pStyle w:val="BodyText"/>
      </w:pPr>
      <w:r>
        <w:t>petalinux-config -c rootfs</w:t>
      </w:r>
    </w:p>
    <w:p w14:paraId="1EB31167" w14:textId="77777777" w:rsidR="00CE0A8C" w:rsidRDefault="00000000">
      <w:pPr>
        <w:pStyle w:val="BodyText"/>
      </w:pPr>
      <w:r>
        <w:t>Under the 'apps' option, you'll see the new application as an option that can now be included in the root filesystem of the PetaLinux project. Once the app is included, save and close the root filesystem configuration editor.  Press ‘Y’ to include.</w:t>
      </w:r>
    </w:p>
    <w:p w14:paraId="56AF66F8" w14:textId="77777777" w:rsidR="00CE0A8C" w:rsidRDefault="00000000">
      <w:pPr>
        <w:pStyle w:val="BodyText"/>
      </w:pPr>
      <w:r>
        <w:rPr>
          <w:noProof/>
        </w:rPr>
        <w:drawing>
          <wp:anchor distT="0" distB="0" distL="0" distR="0" simplePos="0" relativeHeight="2" behindDoc="0" locked="0" layoutInCell="1" allowOverlap="1" wp14:anchorId="6E196D21" wp14:editId="607C8E30">
            <wp:simplePos x="0" y="0"/>
            <wp:positionH relativeFrom="column">
              <wp:posOffset>0</wp:posOffset>
            </wp:positionH>
            <wp:positionV relativeFrom="paragraph">
              <wp:posOffset>95250</wp:posOffset>
            </wp:positionV>
            <wp:extent cx="5943600" cy="307530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1"/>
                    <a:stretch>
                      <a:fillRect/>
                    </a:stretch>
                  </pic:blipFill>
                  <pic:spPr bwMode="auto">
                    <a:xfrm>
                      <a:off x="0" y="0"/>
                      <a:ext cx="5943600" cy="3075305"/>
                    </a:xfrm>
                    <a:prstGeom prst="rect">
                      <a:avLst/>
                    </a:prstGeom>
                  </pic:spPr>
                </pic:pic>
              </a:graphicData>
            </a:graphic>
          </wp:anchor>
        </w:drawing>
      </w:r>
    </w:p>
    <w:p w14:paraId="220E2E08" w14:textId="77777777" w:rsidR="00CE0A8C" w:rsidRDefault="00CE0A8C">
      <w:pPr>
        <w:pStyle w:val="BodyText"/>
      </w:pPr>
    </w:p>
    <w:p w14:paraId="1508BF00" w14:textId="77777777" w:rsidR="00CE0A8C" w:rsidRDefault="00CE0A8C">
      <w:pPr>
        <w:spacing w:line="240" w:lineRule="auto"/>
        <w:contextualSpacing/>
        <w:rPr>
          <w:rStyle w:val="Emphasis"/>
          <w:i w:val="0"/>
          <w:iCs w:val="0"/>
        </w:rPr>
      </w:pPr>
    </w:p>
    <w:p w14:paraId="0B943187" w14:textId="77777777" w:rsidR="00CE0A8C" w:rsidRDefault="00CE0A8C">
      <w:pPr>
        <w:spacing w:line="240" w:lineRule="auto"/>
        <w:contextualSpacing/>
        <w:rPr>
          <w:rStyle w:val="Emphasis"/>
          <w:i w:val="0"/>
          <w:iCs w:val="0"/>
        </w:rPr>
      </w:pPr>
    </w:p>
    <w:p w14:paraId="4F3CC94E" w14:textId="77777777" w:rsidR="00CE0A8C" w:rsidRDefault="00CE0A8C">
      <w:pPr>
        <w:spacing w:line="240" w:lineRule="auto"/>
        <w:contextualSpacing/>
        <w:rPr>
          <w:rStyle w:val="Emphasis"/>
          <w:i w:val="0"/>
          <w:iCs w:val="0"/>
        </w:rPr>
      </w:pPr>
    </w:p>
    <w:p w14:paraId="6A039731" w14:textId="77777777" w:rsidR="00CE0A8C" w:rsidRDefault="00000000">
      <w:pPr>
        <w:spacing w:line="240" w:lineRule="auto"/>
        <w:contextualSpacing/>
      </w:pPr>
      <w:r>
        <w:rPr>
          <w:noProof/>
        </w:rPr>
        <w:drawing>
          <wp:anchor distT="0" distB="0" distL="0" distR="0" simplePos="0" relativeHeight="3" behindDoc="0" locked="0" layoutInCell="1" allowOverlap="1" wp14:anchorId="2567A360" wp14:editId="13F36ED9">
            <wp:simplePos x="0" y="0"/>
            <wp:positionH relativeFrom="column">
              <wp:align>center</wp:align>
            </wp:positionH>
            <wp:positionV relativeFrom="paragraph">
              <wp:posOffset>635</wp:posOffset>
            </wp:positionV>
            <wp:extent cx="5943600" cy="305498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2"/>
                    <a:stretch>
                      <a:fillRect/>
                    </a:stretch>
                  </pic:blipFill>
                  <pic:spPr bwMode="auto">
                    <a:xfrm>
                      <a:off x="0" y="0"/>
                      <a:ext cx="5943600" cy="3054985"/>
                    </a:xfrm>
                    <a:prstGeom prst="rect">
                      <a:avLst/>
                    </a:prstGeom>
                  </pic:spPr>
                </pic:pic>
              </a:graphicData>
            </a:graphic>
          </wp:anchor>
        </w:drawing>
      </w:r>
      <w:r>
        <w:rPr>
          <w:rStyle w:val="Emphasis"/>
          <w:i w:val="0"/>
          <w:iCs w:val="0"/>
        </w:rPr>
        <w:t>The application itself needs to be built first, which is what the Makefile in the folder with the main source file is for. This Makefile is run with the following command:</w:t>
      </w:r>
    </w:p>
    <w:p w14:paraId="26CC152F" w14:textId="77777777" w:rsidR="00CE0A8C" w:rsidRDefault="00CE0A8C">
      <w:pPr>
        <w:spacing w:line="240" w:lineRule="auto"/>
        <w:contextualSpacing/>
        <w:rPr>
          <w:rStyle w:val="Emphasis"/>
          <w:i w:val="0"/>
          <w:iCs w:val="0"/>
        </w:rPr>
      </w:pPr>
    </w:p>
    <w:p w14:paraId="7E557281" w14:textId="77777777" w:rsidR="00CE0A8C" w:rsidRDefault="00000000">
      <w:pPr>
        <w:spacing w:line="240" w:lineRule="auto"/>
        <w:contextualSpacing/>
      </w:pPr>
      <w:r>
        <w:rPr>
          <w:rStyle w:val="Emphasis"/>
          <w:i w:val="0"/>
          <w:iCs w:val="0"/>
        </w:rPr>
        <w:t>petalinux-build -c hello-world-2</w:t>
      </w:r>
    </w:p>
    <w:p w14:paraId="2F16B52D" w14:textId="77777777" w:rsidR="00CE0A8C" w:rsidRDefault="00CE0A8C">
      <w:pPr>
        <w:spacing w:line="240" w:lineRule="auto"/>
        <w:contextualSpacing/>
        <w:rPr>
          <w:rStyle w:val="Emphasis"/>
          <w:i w:val="0"/>
          <w:iCs w:val="0"/>
        </w:rPr>
      </w:pPr>
    </w:p>
    <w:p w14:paraId="153151FF" w14:textId="77777777" w:rsidR="00CE0A8C" w:rsidRDefault="00CE0A8C">
      <w:pPr>
        <w:spacing w:line="240" w:lineRule="auto"/>
        <w:contextualSpacing/>
      </w:pPr>
    </w:p>
    <w:p w14:paraId="20236487" w14:textId="77777777" w:rsidR="00CE0A8C" w:rsidRDefault="00000000">
      <w:pPr>
        <w:spacing w:line="240" w:lineRule="auto"/>
        <w:contextualSpacing/>
      </w:pPr>
      <w:r>
        <w:t>Now that the application has been enabled and compiled, rebuild the PetaLinux project as a whole to update the boot image and root filesystem image.</w:t>
      </w:r>
    </w:p>
    <w:p w14:paraId="08D44E10" w14:textId="77777777" w:rsidR="00CE0A8C" w:rsidRDefault="00CE0A8C">
      <w:pPr>
        <w:spacing w:line="240" w:lineRule="auto"/>
        <w:contextualSpacing/>
        <w:rPr>
          <w:rStyle w:val="Emphasis"/>
          <w:i w:val="0"/>
          <w:iCs w:val="0"/>
        </w:rPr>
      </w:pPr>
    </w:p>
    <w:p w14:paraId="53C36612" w14:textId="77777777" w:rsidR="00CE0A8C" w:rsidRDefault="00000000">
      <w:pPr>
        <w:spacing w:line="240" w:lineRule="auto"/>
        <w:contextualSpacing/>
      </w:pPr>
      <w:r>
        <w:rPr>
          <w:rStyle w:val="Emphasis"/>
          <w:i w:val="0"/>
          <w:iCs w:val="0"/>
        </w:rPr>
        <w:t>petalinux-build</w:t>
      </w:r>
    </w:p>
    <w:p w14:paraId="0A2FAB77" w14:textId="77777777" w:rsidR="00CE0A8C" w:rsidRDefault="00CE0A8C">
      <w:pPr>
        <w:spacing w:line="240" w:lineRule="auto"/>
        <w:contextualSpacing/>
        <w:rPr>
          <w:rStyle w:val="Emphasis"/>
          <w:i w:val="0"/>
          <w:iCs w:val="0"/>
        </w:rPr>
      </w:pPr>
    </w:p>
    <w:p w14:paraId="61D1AF6C" w14:textId="77777777" w:rsidR="00CE0A8C" w:rsidRDefault="00000000">
      <w:pPr>
        <w:spacing w:line="240" w:lineRule="auto"/>
        <w:contextualSpacing/>
      </w:pPr>
      <w:r>
        <w:rPr>
          <w:rStyle w:val="Emphasis"/>
          <w:i w:val="0"/>
          <w:iCs w:val="0"/>
        </w:rPr>
        <w:t>At the Petalinux prompt, cd to “usr/bin”, the new executable file is located in this folder.  Run the new file</w:t>
      </w:r>
    </w:p>
    <w:p w14:paraId="4443AF1B" w14:textId="77777777" w:rsidR="00CE0A8C" w:rsidRDefault="00CE0A8C">
      <w:pPr>
        <w:spacing w:line="240" w:lineRule="auto"/>
        <w:contextualSpacing/>
        <w:rPr>
          <w:rStyle w:val="Emphasis"/>
          <w:i w:val="0"/>
          <w:iCs w:val="0"/>
        </w:rPr>
      </w:pPr>
    </w:p>
    <w:p w14:paraId="73A175B9" w14:textId="77777777" w:rsidR="00CE0A8C" w:rsidRDefault="00000000">
      <w:pPr>
        <w:spacing w:line="240" w:lineRule="auto"/>
        <w:contextualSpacing/>
        <w:rPr>
          <w:rStyle w:val="Emphasis"/>
          <w:i w:val="0"/>
          <w:iCs w:val="0"/>
        </w:rPr>
      </w:pPr>
      <w:r>
        <w:rPr>
          <w:noProof/>
        </w:rPr>
        <w:drawing>
          <wp:anchor distT="0" distB="0" distL="0" distR="0" simplePos="0" relativeHeight="6" behindDoc="0" locked="0" layoutInCell="1" allowOverlap="1" wp14:anchorId="7CF02D8E" wp14:editId="25109FAB">
            <wp:simplePos x="0" y="0"/>
            <wp:positionH relativeFrom="column">
              <wp:posOffset>612775</wp:posOffset>
            </wp:positionH>
            <wp:positionV relativeFrom="paragraph">
              <wp:posOffset>-73025</wp:posOffset>
            </wp:positionV>
            <wp:extent cx="4083685" cy="319468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4083685" cy="3194685"/>
                    </a:xfrm>
                    <a:prstGeom prst="rect">
                      <a:avLst/>
                    </a:prstGeom>
                  </pic:spPr>
                </pic:pic>
              </a:graphicData>
            </a:graphic>
          </wp:anchor>
        </w:drawing>
      </w:r>
    </w:p>
    <w:p w14:paraId="142E2F06" w14:textId="77777777" w:rsidR="00CE0A8C" w:rsidRDefault="00CE0A8C">
      <w:pPr>
        <w:spacing w:line="240" w:lineRule="auto"/>
        <w:contextualSpacing/>
        <w:rPr>
          <w:rStyle w:val="Emphasis"/>
          <w:i w:val="0"/>
          <w:iCs w:val="0"/>
        </w:rPr>
      </w:pPr>
    </w:p>
    <w:p w14:paraId="4ACEB38C" w14:textId="77777777" w:rsidR="00CE0A8C" w:rsidRDefault="00CE0A8C">
      <w:pPr>
        <w:spacing w:line="240" w:lineRule="auto"/>
        <w:contextualSpacing/>
        <w:rPr>
          <w:rStyle w:val="Emphasis"/>
          <w:i w:val="0"/>
          <w:iCs w:val="0"/>
        </w:rPr>
      </w:pPr>
    </w:p>
    <w:p w14:paraId="76CAEECD" w14:textId="77777777" w:rsidR="00CE0A8C" w:rsidRDefault="00CE0A8C">
      <w:pPr>
        <w:spacing w:line="240" w:lineRule="auto"/>
        <w:contextualSpacing/>
        <w:rPr>
          <w:rStyle w:val="Emphasis"/>
          <w:i w:val="0"/>
          <w:iCs w:val="0"/>
        </w:rPr>
      </w:pPr>
    </w:p>
    <w:p w14:paraId="623832B8" w14:textId="77777777" w:rsidR="00CE0A8C" w:rsidRDefault="00CE0A8C">
      <w:pPr>
        <w:spacing w:line="240" w:lineRule="auto"/>
        <w:contextualSpacing/>
        <w:rPr>
          <w:rStyle w:val="Emphasis"/>
          <w:i w:val="0"/>
          <w:iCs w:val="0"/>
        </w:rPr>
      </w:pPr>
    </w:p>
    <w:p w14:paraId="20FEAD9D" w14:textId="77777777" w:rsidR="00CE0A8C" w:rsidRDefault="00CE0A8C">
      <w:pPr>
        <w:spacing w:line="240" w:lineRule="auto"/>
        <w:contextualSpacing/>
        <w:rPr>
          <w:rStyle w:val="Emphasis"/>
          <w:i w:val="0"/>
          <w:iCs w:val="0"/>
        </w:rPr>
      </w:pPr>
    </w:p>
    <w:p w14:paraId="655721AC" w14:textId="77777777" w:rsidR="00CE0A8C" w:rsidRDefault="00CE0A8C">
      <w:pPr>
        <w:spacing w:line="240" w:lineRule="auto"/>
        <w:contextualSpacing/>
        <w:rPr>
          <w:rStyle w:val="Emphasis"/>
          <w:i w:val="0"/>
          <w:iCs w:val="0"/>
        </w:rPr>
      </w:pPr>
    </w:p>
    <w:p w14:paraId="5AB3A1D1" w14:textId="77777777" w:rsidR="00CE0A8C" w:rsidRDefault="00CE0A8C">
      <w:pPr>
        <w:spacing w:line="240" w:lineRule="auto"/>
        <w:contextualSpacing/>
        <w:rPr>
          <w:rStyle w:val="Emphasis"/>
          <w:i w:val="0"/>
          <w:iCs w:val="0"/>
        </w:rPr>
      </w:pPr>
    </w:p>
    <w:p w14:paraId="3853C311" w14:textId="77777777" w:rsidR="00CE0A8C" w:rsidRDefault="00CE0A8C">
      <w:pPr>
        <w:spacing w:line="240" w:lineRule="auto"/>
        <w:contextualSpacing/>
        <w:rPr>
          <w:rStyle w:val="Emphasis"/>
          <w:i w:val="0"/>
          <w:iCs w:val="0"/>
        </w:rPr>
      </w:pPr>
    </w:p>
    <w:p w14:paraId="006F2B7C" w14:textId="77777777" w:rsidR="00CE0A8C" w:rsidRDefault="00CE0A8C">
      <w:pPr>
        <w:spacing w:line="240" w:lineRule="auto"/>
        <w:contextualSpacing/>
        <w:rPr>
          <w:rStyle w:val="Emphasis"/>
          <w:i w:val="0"/>
          <w:iCs w:val="0"/>
        </w:rPr>
      </w:pPr>
    </w:p>
    <w:p w14:paraId="43E3F263" w14:textId="77777777" w:rsidR="00CE0A8C" w:rsidRDefault="00CE0A8C">
      <w:pPr>
        <w:spacing w:line="240" w:lineRule="auto"/>
        <w:contextualSpacing/>
        <w:rPr>
          <w:rStyle w:val="Emphasis"/>
          <w:i w:val="0"/>
          <w:iCs w:val="0"/>
        </w:rPr>
      </w:pPr>
    </w:p>
    <w:p w14:paraId="1AD69E9A" w14:textId="77777777" w:rsidR="00CE0A8C" w:rsidRDefault="00CE0A8C">
      <w:pPr>
        <w:spacing w:line="240" w:lineRule="auto"/>
        <w:contextualSpacing/>
        <w:rPr>
          <w:rStyle w:val="Emphasis"/>
          <w:i w:val="0"/>
          <w:iCs w:val="0"/>
        </w:rPr>
      </w:pPr>
    </w:p>
    <w:p w14:paraId="368F48B2" w14:textId="77777777" w:rsidR="00CE0A8C" w:rsidRDefault="00CE0A8C">
      <w:pPr>
        <w:spacing w:line="240" w:lineRule="auto"/>
        <w:contextualSpacing/>
        <w:rPr>
          <w:rStyle w:val="Emphasis"/>
          <w:i w:val="0"/>
          <w:iCs w:val="0"/>
        </w:rPr>
      </w:pPr>
    </w:p>
    <w:p w14:paraId="31E4AAD5" w14:textId="77777777" w:rsidR="00CE0A8C" w:rsidRDefault="00CE0A8C">
      <w:pPr>
        <w:spacing w:line="240" w:lineRule="auto"/>
        <w:contextualSpacing/>
        <w:rPr>
          <w:rStyle w:val="Emphasis"/>
          <w:i w:val="0"/>
          <w:iCs w:val="0"/>
        </w:rPr>
      </w:pPr>
    </w:p>
    <w:p w14:paraId="2C7A82E0" w14:textId="77777777" w:rsidR="00CE0A8C" w:rsidRDefault="00000000">
      <w:pPr>
        <w:spacing w:line="240" w:lineRule="auto"/>
        <w:contextualSpacing/>
        <w:rPr>
          <w:rStyle w:val="Emphasis"/>
          <w:i w:val="0"/>
          <w:iCs w:val="0"/>
        </w:rPr>
      </w:pPr>
      <w:r>
        <w:br w:type="page"/>
      </w:r>
    </w:p>
    <w:p w14:paraId="72FB8884" w14:textId="77777777" w:rsidR="00CE0A8C" w:rsidRDefault="00CE0A8C">
      <w:pPr>
        <w:spacing w:line="240" w:lineRule="auto"/>
        <w:contextualSpacing/>
        <w:rPr>
          <w:del w:id="135" w:author="Unknown Author" w:date="2022-08-16T15:33:00Z"/>
          <w:b/>
          <w:bCs/>
        </w:rPr>
      </w:pPr>
    </w:p>
    <w:p w14:paraId="36B1122F" w14:textId="77777777" w:rsidR="00CE0A8C" w:rsidRDefault="00000000">
      <w:pPr>
        <w:spacing w:line="240" w:lineRule="auto"/>
        <w:contextualSpacing/>
        <w:rPr>
          <w:del w:id="136" w:author="Unknown Author" w:date="2022-08-16T15:32:00Z"/>
          <w:b/>
          <w:bCs/>
        </w:rPr>
      </w:pPr>
      <w:del w:id="137" w:author="Unknown Author" w:date="2022-08-16T15:32:00Z">
        <w:r>
          <w:rPr>
            <w:b/>
            <w:bCs/>
            <w:sz w:val="26"/>
            <w:szCs w:val="26"/>
          </w:rPr>
          <w:delText>Step to create script to run automatically at startup</w:delText>
        </w:r>
      </w:del>
    </w:p>
    <w:p w14:paraId="42137402" w14:textId="77777777" w:rsidR="00CE0A8C" w:rsidRDefault="00CE0A8C">
      <w:pPr>
        <w:spacing w:line="240" w:lineRule="auto"/>
        <w:contextualSpacing/>
        <w:rPr>
          <w:del w:id="138" w:author="Unknown Author" w:date="2022-08-16T15:32:00Z"/>
        </w:rPr>
      </w:pPr>
    </w:p>
    <w:p w14:paraId="7F564FE2" w14:textId="77777777" w:rsidR="00CE0A8C" w:rsidRDefault="00000000">
      <w:pPr>
        <w:spacing w:line="240" w:lineRule="auto"/>
        <w:contextualSpacing/>
        <w:rPr>
          <w:del w:id="139" w:author="Unknown Author" w:date="2022-08-16T15:32:00Z"/>
        </w:rPr>
      </w:pPr>
      <w:del w:id="140" w:author="Unknown Author" w:date="2022-08-16T15:32:00Z">
        <w:r>
          <w:delText xml:space="preserve">Run:  </w:delText>
        </w:r>
      </w:del>
    </w:p>
    <w:p w14:paraId="2D43852B" w14:textId="77777777" w:rsidR="00CE0A8C" w:rsidRDefault="00000000">
      <w:pPr>
        <w:spacing w:line="240" w:lineRule="auto"/>
        <w:contextualSpacing/>
        <w:rPr>
          <w:del w:id="141" w:author="Unknown Author" w:date="2022-08-16T15:32:00Z"/>
          <w:i/>
          <w:iCs/>
        </w:rPr>
      </w:pPr>
      <w:del w:id="142" w:author="Unknown Author" w:date="2022-08-16T15:32:00Z">
        <w:r>
          <w:rPr>
            <w:i/>
            <w:iCs/>
          </w:rPr>
          <w:delText>petalinux-create -t apps --template install -n myapp-init --enable</w:delText>
        </w:r>
      </w:del>
    </w:p>
    <w:p w14:paraId="12588409" w14:textId="77777777" w:rsidR="00CE0A8C" w:rsidRDefault="00CE0A8C">
      <w:pPr>
        <w:spacing w:line="240" w:lineRule="auto"/>
        <w:contextualSpacing/>
        <w:rPr>
          <w:del w:id="143" w:author="Unknown Author" w:date="2022-08-16T15:32:00Z"/>
        </w:rPr>
      </w:pPr>
    </w:p>
    <w:p w14:paraId="68CE16B2" w14:textId="77777777" w:rsidR="00CE0A8C" w:rsidRDefault="00000000">
      <w:pPr>
        <w:spacing w:line="240" w:lineRule="auto"/>
        <w:contextualSpacing/>
        <w:rPr>
          <w:del w:id="144" w:author="Unknown Author" w:date="2022-08-16T15:32:00Z"/>
        </w:rPr>
      </w:pPr>
      <w:del w:id="145" w:author="Unknown Author" w:date="2022-08-16T15:32:00Z">
        <w:r>
          <w:delText>Edit myapp-init.bb</w:delText>
        </w:r>
      </w:del>
    </w:p>
    <w:p w14:paraId="4549AB2B" w14:textId="77777777" w:rsidR="00CE0A8C" w:rsidRDefault="00000000">
      <w:pPr>
        <w:spacing w:line="240" w:lineRule="auto"/>
        <w:contextualSpacing/>
        <w:rPr>
          <w:del w:id="146" w:author="Unknown Author" w:date="2022-08-16T15:32:00Z"/>
        </w:rPr>
      </w:pPr>
      <w:del w:id="147" w:author="Unknown Author" w:date="2022-08-16T15:32:00Z">
        <w:r>
          <w:tab/>
        </w:r>
        <w:r>
          <w:rPr>
            <w:i/>
            <w:iCs/>
          </w:rPr>
          <w:delText>#</w:delText>
        </w:r>
      </w:del>
    </w:p>
    <w:p w14:paraId="363857CE" w14:textId="77777777" w:rsidR="00CE0A8C" w:rsidRDefault="00000000">
      <w:pPr>
        <w:spacing w:line="240" w:lineRule="auto"/>
        <w:contextualSpacing/>
        <w:rPr>
          <w:del w:id="148" w:author="Unknown Author" w:date="2022-08-16T15:32:00Z"/>
          <w:i/>
          <w:iCs/>
        </w:rPr>
      </w:pPr>
      <w:del w:id="149" w:author="Unknown Author" w:date="2022-08-16T15:32:00Z">
        <w:r>
          <w:rPr>
            <w:i/>
            <w:iCs/>
          </w:rPr>
          <w:tab/>
          <w:delText># This file is the myapp-init recipe.</w:delText>
        </w:r>
      </w:del>
    </w:p>
    <w:p w14:paraId="2A8D42BE" w14:textId="77777777" w:rsidR="00CE0A8C" w:rsidRDefault="00000000">
      <w:pPr>
        <w:spacing w:line="240" w:lineRule="auto"/>
        <w:contextualSpacing/>
        <w:rPr>
          <w:del w:id="150" w:author="Unknown Author" w:date="2022-08-16T15:32:00Z"/>
          <w:i/>
          <w:iCs/>
        </w:rPr>
      </w:pPr>
      <w:del w:id="151" w:author="Unknown Author" w:date="2022-08-16T15:32:00Z">
        <w:r>
          <w:rPr>
            <w:i/>
            <w:iCs/>
          </w:rPr>
          <w:tab/>
          <w:delText>#</w:delText>
        </w:r>
      </w:del>
    </w:p>
    <w:p w14:paraId="084642C0" w14:textId="77777777" w:rsidR="00CE0A8C" w:rsidRDefault="00CE0A8C">
      <w:pPr>
        <w:spacing w:line="240" w:lineRule="auto"/>
        <w:contextualSpacing/>
        <w:rPr>
          <w:del w:id="152" w:author="Unknown Author" w:date="2022-08-16T15:32:00Z"/>
          <w:i/>
          <w:iCs/>
        </w:rPr>
      </w:pPr>
    </w:p>
    <w:p w14:paraId="0A7B7D6B" w14:textId="77777777" w:rsidR="00CE0A8C" w:rsidRDefault="00000000">
      <w:pPr>
        <w:spacing w:line="240" w:lineRule="auto"/>
        <w:contextualSpacing/>
        <w:rPr>
          <w:del w:id="153" w:author="Unknown Author" w:date="2022-08-16T15:32:00Z"/>
          <w:i/>
          <w:iCs/>
        </w:rPr>
      </w:pPr>
      <w:del w:id="154" w:author="Unknown Author" w:date="2022-08-16T15:32:00Z">
        <w:r>
          <w:rPr>
            <w:i/>
            <w:iCs/>
          </w:rPr>
          <w:tab/>
          <w:delText>SUMMARY = "Simple myapp-init application"</w:delText>
        </w:r>
      </w:del>
    </w:p>
    <w:p w14:paraId="3E873827" w14:textId="77777777" w:rsidR="00CE0A8C" w:rsidRDefault="00000000">
      <w:pPr>
        <w:spacing w:line="240" w:lineRule="auto"/>
        <w:contextualSpacing/>
        <w:rPr>
          <w:del w:id="155" w:author="Unknown Author" w:date="2022-08-16T15:32:00Z"/>
          <w:i/>
          <w:iCs/>
        </w:rPr>
      </w:pPr>
      <w:del w:id="156" w:author="Unknown Author" w:date="2022-08-16T15:32:00Z">
        <w:r>
          <w:rPr>
            <w:i/>
            <w:iCs/>
          </w:rPr>
          <w:tab/>
          <w:delText>SECTION = "PETALINUX/apps"</w:delText>
        </w:r>
      </w:del>
    </w:p>
    <w:p w14:paraId="6482188B" w14:textId="77777777" w:rsidR="00CE0A8C" w:rsidRDefault="00000000">
      <w:pPr>
        <w:spacing w:line="240" w:lineRule="auto"/>
        <w:contextualSpacing/>
        <w:rPr>
          <w:del w:id="157" w:author="Unknown Author" w:date="2022-08-16T15:32:00Z"/>
          <w:i/>
          <w:iCs/>
        </w:rPr>
      </w:pPr>
      <w:del w:id="158" w:author="Unknown Author" w:date="2022-08-16T15:32:00Z">
        <w:r>
          <w:rPr>
            <w:i/>
            <w:iCs/>
          </w:rPr>
          <w:tab/>
          <w:delText>LICENSE = "MIT"</w:delText>
        </w:r>
      </w:del>
    </w:p>
    <w:p w14:paraId="6DF4674F" w14:textId="77777777" w:rsidR="00CE0A8C" w:rsidRDefault="00000000">
      <w:pPr>
        <w:spacing w:line="240" w:lineRule="auto"/>
        <w:contextualSpacing/>
        <w:rPr>
          <w:del w:id="159" w:author="Unknown Author" w:date="2022-08-16T15:32:00Z"/>
          <w:i/>
          <w:iCs/>
        </w:rPr>
      </w:pPr>
      <w:del w:id="160" w:author="Unknown Author" w:date="2022-08-16T15:32:00Z">
        <w:r>
          <w:rPr>
            <w:i/>
            <w:iCs/>
          </w:rPr>
          <w:tab/>
          <w:delText xml:space="preserve">LIC_FILES_CHKSUM = </w:delText>
        </w:r>
        <w:r>
          <w:rPr>
            <w:i/>
            <w:iCs/>
          </w:rPr>
          <w:tab/>
          <w:delText>"file://${COMMON_LICENSE_DIR}/MIT;md5=0835ade698e0bcf8506ecda2f7b4f302"</w:delText>
        </w:r>
      </w:del>
    </w:p>
    <w:p w14:paraId="542C213B" w14:textId="77777777" w:rsidR="00CE0A8C" w:rsidRDefault="00CE0A8C">
      <w:pPr>
        <w:spacing w:line="240" w:lineRule="auto"/>
        <w:contextualSpacing/>
        <w:rPr>
          <w:del w:id="161" w:author="Unknown Author" w:date="2022-08-16T15:32:00Z"/>
          <w:i/>
          <w:iCs/>
        </w:rPr>
      </w:pPr>
    </w:p>
    <w:p w14:paraId="3C03C50D" w14:textId="77777777" w:rsidR="00CE0A8C" w:rsidRDefault="00000000">
      <w:pPr>
        <w:spacing w:line="240" w:lineRule="auto"/>
        <w:contextualSpacing/>
        <w:rPr>
          <w:del w:id="162" w:author="Unknown Author" w:date="2022-08-16T15:32:00Z"/>
          <w:i/>
          <w:iCs/>
        </w:rPr>
      </w:pPr>
      <w:del w:id="163" w:author="Unknown Author" w:date="2022-08-16T15:32:00Z">
        <w:r>
          <w:rPr>
            <w:i/>
            <w:iCs/>
          </w:rPr>
          <w:tab/>
          <w:delText>SRC_URI = "file://myapp-init \</w:delText>
        </w:r>
      </w:del>
    </w:p>
    <w:p w14:paraId="77AB5DC9" w14:textId="77777777" w:rsidR="00CE0A8C" w:rsidRDefault="00000000">
      <w:pPr>
        <w:spacing w:line="240" w:lineRule="auto"/>
        <w:contextualSpacing/>
        <w:rPr>
          <w:del w:id="164" w:author="Unknown Author" w:date="2022-08-16T15:32:00Z"/>
          <w:i/>
          <w:iCs/>
        </w:rPr>
      </w:pPr>
      <w:del w:id="165" w:author="Unknown Author" w:date="2022-08-16T15:32:00Z">
        <w:r>
          <w:rPr>
            <w:i/>
            <w:iCs/>
          </w:rPr>
          <w:tab/>
          <w:delText>"</w:delText>
        </w:r>
      </w:del>
    </w:p>
    <w:p w14:paraId="0439CE9A" w14:textId="77777777" w:rsidR="00CE0A8C" w:rsidRDefault="00CE0A8C">
      <w:pPr>
        <w:spacing w:line="240" w:lineRule="auto"/>
        <w:contextualSpacing/>
        <w:rPr>
          <w:del w:id="166" w:author="Unknown Author" w:date="2022-08-16T15:32:00Z"/>
          <w:i/>
          <w:iCs/>
        </w:rPr>
      </w:pPr>
    </w:p>
    <w:p w14:paraId="38B790AF" w14:textId="77777777" w:rsidR="00CE0A8C" w:rsidRDefault="00000000">
      <w:pPr>
        <w:spacing w:line="240" w:lineRule="auto"/>
        <w:contextualSpacing/>
        <w:rPr>
          <w:del w:id="167" w:author="Unknown Author" w:date="2022-08-16T15:32:00Z"/>
          <w:i/>
          <w:iCs/>
        </w:rPr>
      </w:pPr>
      <w:del w:id="168" w:author="Unknown Author" w:date="2022-08-16T15:32:00Z">
        <w:r>
          <w:rPr>
            <w:i/>
            <w:iCs/>
          </w:rPr>
          <w:tab/>
          <w:delText>S = "${WORKDIR}"</w:delText>
        </w:r>
      </w:del>
    </w:p>
    <w:p w14:paraId="75365FE4" w14:textId="77777777" w:rsidR="00CE0A8C" w:rsidRDefault="00CE0A8C">
      <w:pPr>
        <w:spacing w:line="240" w:lineRule="auto"/>
        <w:contextualSpacing/>
        <w:rPr>
          <w:del w:id="169" w:author="Unknown Author" w:date="2022-08-16T15:32:00Z"/>
          <w:i/>
          <w:iCs/>
        </w:rPr>
      </w:pPr>
    </w:p>
    <w:p w14:paraId="42099142" w14:textId="77777777" w:rsidR="00CE0A8C" w:rsidRDefault="00000000">
      <w:pPr>
        <w:spacing w:line="240" w:lineRule="auto"/>
        <w:contextualSpacing/>
        <w:rPr>
          <w:del w:id="170" w:author="Unknown Author" w:date="2022-08-16T15:32:00Z"/>
          <w:i/>
          <w:iCs/>
        </w:rPr>
      </w:pPr>
      <w:del w:id="171" w:author="Unknown Author" w:date="2022-08-16T15:32:00Z">
        <w:r>
          <w:rPr>
            <w:i/>
            <w:iCs/>
          </w:rPr>
          <w:tab/>
          <w:delText>FILESEXTRAPATHS_prepend := "${THISDIR}/files:"</w:delText>
        </w:r>
      </w:del>
    </w:p>
    <w:p w14:paraId="04166C51" w14:textId="77777777" w:rsidR="00CE0A8C" w:rsidRDefault="00CE0A8C">
      <w:pPr>
        <w:spacing w:line="240" w:lineRule="auto"/>
        <w:contextualSpacing/>
        <w:rPr>
          <w:del w:id="172" w:author="Unknown Author" w:date="2022-08-16T15:32:00Z"/>
          <w:i/>
          <w:iCs/>
        </w:rPr>
      </w:pPr>
    </w:p>
    <w:p w14:paraId="6B462302" w14:textId="77777777" w:rsidR="00CE0A8C" w:rsidRDefault="00000000">
      <w:pPr>
        <w:spacing w:line="240" w:lineRule="auto"/>
        <w:contextualSpacing/>
        <w:rPr>
          <w:del w:id="173" w:author="Unknown Author" w:date="2022-08-16T15:32:00Z"/>
          <w:i/>
          <w:iCs/>
        </w:rPr>
      </w:pPr>
      <w:del w:id="174" w:author="Unknown Author" w:date="2022-08-16T15:32:00Z">
        <w:r>
          <w:rPr>
            <w:i/>
            <w:iCs/>
          </w:rPr>
          <w:tab/>
          <w:delText>inherit update-rc.d</w:delText>
        </w:r>
      </w:del>
    </w:p>
    <w:p w14:paraId="7CB9FDC8" w14:textId="77777777" w:rsidR="00CE0A8C" w:rsidRDefault="00CE0A8C">
      <w:pPr>
        <w:spacing w:line="240" w:lineRule="auto"/>
        <w:contextualSpacing/>
        <w:rPr>
          <w:del w:id="175" w:author="Unknown Author" w:date="2022-08-16T15:32:00Z"/>
          <w:i/>
          <w:iCs/>
        </w:rPr>
      </w:pPr>
    </w:p>
    <w:p w14:paraId="0649DDD1" w14:textId="77777777" w:rsidR="00CE0A8C" w:rsidRDefault="00000000">
      <w:pPr>
        <w:spacing w:line="240" w:lineRule="auto"/>
        <w:contextualSpacing/>
        <w:rPr>
          <w:del w:id="176" w:author="Unknown Author" w:date="2022-08-16T15:32:00Z"/>
          <w:i/>
          <w:iCs/>
        </w:rPr>
      </w:pPr>
      <w:del w:id="177" w:author="Unknown Author" w:date="2022-08-16T15:32:00Z">
        <w:r>
          <w:rPr>
            <w:i/>
            <w:iCs/>
          </w:rPr>
          <w:tab/>
          <w:delText>INITSCRIPT_NAME = "myapp-init"</w:delText>
        </w:r>
      </w:del>
    </w:p>
    <w:p w14:paraId="5ACF4DA7" w14:textId="77777777" w:rsidR="00CE0A8C" w:rsidRDefault="00000000">
      <w:pPr>
        <w:spacing w:line="240" w:lineRule="auto"/>
        <w:contextualSpacing/>
        <w:rPr>
          <w:del w:id="178" w:author="Unknown Author" w:date="2022-08-16T15:32:00Z"/>
          <w:i/>
          <w:iCs/>
        </w:rPr>
      </w:pPr>
      <w:del w:id="179" w:author="Unknown Author" w:date="2022-08-16T15:32:00Z">
        <w:r>
          <w:rPr>
            <w:i/>
            <w:iCs/>
          </w:rPr>
          <w:tab/>
          <w:delText>INITSCRIPT_PARAMS = "start 99 S ."</w:delText>
        </w:r>
      </w:del>
    </w:p>
    <w:p w14:paraId="5DE2D862" w14:textId="77777777" w:rsidR="00CE0A8C" w:rsidRDefault="00CE0A8C">
      <w:pPr>
        <w:spacing w:line="240" w:lineRule="auto"/>
        <w:contextualSpacing/>
        <w:rPr>
          <w:del w:id="180" w:author="Unknown Author" w:date="2022-08-16T15:32:00Z"/>
          <w:i/>
          <w:iCs/>
        </w:rPr>
      </w:pPr>
    </w:p>
    <w:p w14:paraId="629403D6" w14:textId="77777777" w:rsidR="00CE0A8C" w:rsidRDefault="00000000">
      <w:pPr>
        <w:spacing w:line="240" w:lineRule="auto"/>
        <w:contextualSpacing/>
        <w:rPr>
          <w:del w:id="181" w:author="Unknown Author" w:date="2022-08-16T15:32:00Z"/>
          <w:i/>
          <w:iCs/>
        </w:rPr>
      </w:pPr>
      <w:del w:id="182" w:author="Unknown Author" w:date="2022-08-16T15:32:00Z">
        <w:r>
          <w:rPr>
            <w:i/>
            <w:iCs/>
          </w:rPr>
          <w:tab/>
          <w:delText>do_install() {</w:delText>
        </w:r>
      </w:del>
    </w:p>
    <w:p w14:paraId="63641995" w14:textId="77777777" w:rsidR="00CE0A8C" w:rsidRDefault="00000000">
      <w:pPr>
        <w:spacing w:line="240" w:lineRule="auto"/>
        <w:contextualSpacing/>
        <w:rPr>
          <w:del w:id="183" w:author="Unknown Author" w:date="2022-08-16T15:32:00Z"/>
          <w:i/>
          <w:iCs/>
        </w:rPr>
      </w:pPr>
      <w:del w:id="184" w:author="Unknown Author" w:date="2022-08-16T15:32:00Z">
        <w:r>
          <w:rPr>
            <w:i/>
            <w:iCs/>
          </w:rPr>
          <w:tab/>
        </w:r>
        <w:r>
          <w:rPr>
            <w:i/>
            <w:iCs/>
          </w:rPr>
          <w:tab/>
          <w:delText>install -d ${D}${sysconfdir}/init.d</w:delText>
        </w:r>
      </w:del>
    </w:p>
    <w:p w14:paraId="1236581A" w14:textId="77777777" w:rsidR="00CE0A8C" w:rsidRDefault="00000000">
      <w:pPr>
        <w:spacing w:line="240" w:lineRule="auto"/>
        <w:contextualSpacing/>
        <w:rPr>
          <w:del w:id="185" w:author="Unknown Author" w:date="2022-08-16T15:32:00Z"/>
          <w:i/>
          <w:iCs/>
        </w:rPr>
      </w:pPr>
      <w:del w:id="186" w:author="Unknown Author" w:date="2022-08-16T15:32:00Z">
        <w:r>
          <w:rPr>
            <w:i/>
            <w:iCs/>
          </w:rPr>
          <w:tab/>
        </w:r>
        <w:r>
          <w:rPr>
            <w:i/>
            <w:iCs/>
          </w:rPr>
          <w:tab/>
          <w:delText>install -m 0755 ${S}/myapp-init ${D}${sysconfdir}/init.d/myapp-init</w:delText>
        </w:r>
      </w:del>
    </w:p>
    <w:p w14:paraId="49DE914C" w14:textId="77777777" w:rsidR="00CE0A8C" w:rsidRDefault="00000000">
      <w:pPr>
        <w:spacing w:line="240" w:lineRule="auto"/>
        <w:contextualSpacing/>
        <w:rPr>
          <w:del w:id="187" w:author="Unknown Author" w:date="2022-08-16T15:32:00Z"/>
          <w:i/>
          <w:iCs/>
        </w:rPr>
      </w:pPr>
      <w:del w:id="188" w:author="Unknown Author" w:date="2022-08-16T15:32:00Z">
        <w:r>
          <w:rPr>
            <w:i/>
            <w:iCs/>
          </w:rPr>
          <w:tab/>
          <w:delText>}</w:delText>
        </w:r>
      </w:del>
    </w:p>
    <w:p w14:paraId="7A78DEC2" w14:textId="77777777" w:rsidR="00CE0A8C" w:rsidRDefault="00000000">
      <w:pPr>
        <w:spacing w:line="240" w:lineRule="auto"/>
        <w:contextualSpacing/>
        <w:rPr>
          <w:del w:id="189" w:author="Unknown Author" w:date="2022-08-16T15:32:00Z"/>
          <w:i/>
          <w:iCs/>
        </w:rPr>
      </w:pPr>
      <w:del w:id="190" w:author="Unknown Author" w:date="2022-08-16T15:32:00Z">
        <w:r>
          <w:rPr>
            <w:i/>
            <w:iCs/>
          </w:rPr>
          <w:tab/>
          <w:delText>FILES_${PN} += "${sysconfdir}/*"</w:delText>
        </w:r>
      </w:del>
    </w:p>
    <w:p w14:paraId="0A06A3A1" w14:textId="77777777" w:rsidR="00CE0A8C" w:rsidRDefault="00CE0A8C">
      <w:pPr>
        <w:spacing w:line="240" w:lineRule="auto"/>
        <w:contextualSpacing/>
        <w:rPr>
          <w:del w:id="191" w:author="Unknown Author" w:date="2022-08-16T15:32:00Z"/>
        </w:rPr>
      </w:pPr>
    </w:p>
    <w:p w14:paraId="3BC00160" w14:textId="77777777" w:rsidR="00CE0A8C" w:rsidRDefault="00000000">
      <w:pPr>
        <w:spacing w:line="240" w:lineRule="auto"/>
        <w:contextualSpacing/>
        <w:rPr>
          <w:del w:id="192" w:author="Unknown Author" w:date="2022-08-16T15:32:00Z"/>
        </w:rPr>
      </w:pPr>
      <w:del w:id="193" w:author="Unknown Author" w:date="2022-08-16T15:32:00Z">
        <w:r>
          <w:delText>Edit file/myapp-init</w:delText>
        </w:r>
      </w:del>
    </w:p>
    <w:p w14:paraId="500187F5" w14:textId="77777777" w:rsidR="00CE0A8C" w:rsidRDefault="00000000">
      <w:pPr>
        <w:spacing w:line="240" w:lineRule="auto"/>
        <w:contextualSpacing/>
        <w:rPr>
          <w:del w:id="194" w:author="Unknown Author" w:date="2022-08-16T15:32:00Z"/>
        </w:rPr>
      </w:pPr>
      <w:del w:id="195" w:author="Unknown Author" w:date="2022-08-16T15:32:00Z">
        <w:r>
          <w:tab/>
          <w:delText>#!/bin/sh</w:delText>
        </w:r>
      </w:del>
    </w:p>
    <w:p w14:paraId="65C991CD" w14:textId="77777777" w:rsidR="00CE0A8C" w:rsidRDefault="00CE0A8C">
      <w:pPr>
        <w:spacing w:line="240" w:lineRule="auto"/>
        <w:contextualSpacing/>
        <w:rPr>
          <w:del w:id="196" w:author="Unknown Author" w:date="2022-08-16T15:32:00Z"/>
        </w:rPr>
      </w:pPr>
    </w:p>
    <w:p w14:paraId="00EB5079" w14:textId="77777777" w:rsidR="00CE0A8C" w:rsidRDefault="00000000">
      <w:pPr>
        <w:spacing w:line="240" w:lineRule="auto"/>
        <w:contextualSpacing/>
        <w:rPr>
          <w:del w:id="197" w:author="Unknown Author" w:date="2022-08-16T15:32:00Z"/>
        </w:rPr>
      </w:pPr>
      <w:del w:id="198" w:author="Unknown Author" w:date="2022-08-16T15:32:00Z">
        <w:r>
          <w:tab/>
          <w:delText>echo "Hello PetaLinux World"</w:delText>
        </w:r>
      </w:del>
    </w:p>
    <w:p w14:paraId="5E7AF41E" w14:textId="77777777" w:rsidR="00CE0A8C" w:rsidRDefault="00000000">
      <w:pPr>
        <w:spacing w:line="240" w:lineRule="auto"/>
        <w:contextualSpacing/>
        <w:rPr>
          <w:del w:id="199" w:author="Unknown Author" w:date="2022-08-16T15:32:00Z"/>
        </w:rPr>
      </w:pPr>
      <w:del w:id="200" w:author="Unknown Author" w:date="2022-08-16T15:32:00Z">
        <w:r>
          <w:tab/>
          <w:delText>/mnt/sd-mmcblk0p1/soc-app.elf&amp;</w:delText>
        </w:r>
      </w:del>
    </w:p>
    <w:p w14:paraId="2DF40BA7" w14:textId="77777777" w:rsidR="00CE0A8C" w:rsidRDefault="00CE0A8C">
      <w:pPr>
        <w:spacing w:line="240" w:lineRule="auto"/>
        <w:contextualSpacing/>
        <w:rPr>
          <w:del w:id="201" w:author="Unknown Author" w:date="2022-08-16T15:32:00Z"/>
        </w:rPr>
      </w:pPr>
    </w:p>
    <w:p w14:paraId="066FC210" w14:textId="77777777" w:rsidR="00CE0A8C" w:rsidRDefault="00000000">
      <w:pPr>
        <w:spacing w:line="240" w:lineRule="auto"/>
        <w:contextualSpacing/>
        <w:rPr>
          <w:del w:id="202" w:author="Unknown Author" w:date="2022-08-16T15:32:00Z"/>
        </w:rPr>
      </w:pPr>
      <w:del w:id="203" w:author="Unknown Author" w:date="2022-08-16T15:32:00Z">
        <w:r>
          <w:delText xml:space="preserve">Run:  </w:delText>
        </w:r>
        <w:r>
          <w:rPr>
            <w:i/>
            <w:iCs/>
          </w:rPr>
          <w:delText>petalinux-build -c myapp-init -x do_install -f</w:delText>
        </w:r>
      </w:del>
    </w:p>
    <w:p w14:paraId="0874A2BA" w14:textId="77777777" w:rsidR="00CE0A8C" w:rsidRDefault="00CE0A8C">
      <w:pPr>
        <w:spacing w:line="240" w:lineRule="auto"/>
        <w:contextualSpacing/>
        <w:rPr>
          <w:del w:id="204" w:author="Unknown Author" w:date="2022-08-16T15:32:00Z"/>
          <w:i/>
          <w:iCs/>
        </w:rPr>
      </w:pPr>
    </w:p>
    <w:p w14:paraId="7D9374E9" w14:textId="77777777" w:rsidR="00CE0A8C" w:rsidRDefault="00000000">
      <w:pPr>
        <w:spacing w:line="240" w:lineRule="auto"/>
        <w:contextualSpacing/>
        <w:rPr>
          <w:del w:id="205" w:author="Unknown Author" w:date="2022-08-16T15:32:00Z"/>
          <w:i/>
          <w:iCs/>
        </w:rPr>
      </w:pPr>
      <w:del w:id="206" w:author="Unknown Author" w:date="2022-08-16T15:32:00Z">
        <w:r>
          <w:rPr>
            <w:i/>
            <w:iCs/>
          </w:rPr>
          <w:delText xml:space="preserve">Run:  petalinux-build </w:delText>
        </w:r>
      </w:del>
    </w:p>
    <w:p w14:paraId="1CF90974" w14:textId="77777777" w:rsidR="00CE0A8C" w:rsidRDefault="00CE0A8C">
      <w:pPr>
        <w:spacing w:line="240" w:lineRule="auto"/>
        <w:contextualSpacing/>
        <w:rPr>
          <w:del w:id="207" w:author="Unknown Author" w:date="2022-08-16T15:32:00Z"/>
          <w:rStyle w:val="Emphasis"/>
          <w:i w:val="0"/>
          <w:iCs w:val="0"/>
        </w:rPr>
      </w:pPr>
    </w:p>
    <w:p w14:paraId="18EC75E5" w14:textId="77777777" w:rsidR="00CE0A8C" w:rsidRDefault="00000000">
      <w:pPr>
        <w:spacing w:line="240" w:lineRule="auto"/>
        <w:contextualSpacing/>
        <w:rPr>
          <w:del w:id="208" w:author="Unknown Author" w:date="2022-08-16T15:32:00Z"/>
        </w:rPr>
      </w:pPr>
      <w:del w:id="209" w:author="Unknown Author" w:date="2022-08-16T15:32:00Z">
        <w:r>
          <w:rPr>
            <w:rStyle w:val="Emphasis"/>
            <w:i w:val="0"/>
            <w:iCs w:val="0"/>
          </w:rPr>
          <w:delText>To create a new boot image file:</w:delText>
        </w:r>
      </w:del>
    </w:p>
    <w:p w14:paraId="427381FF" w14:textId="77777777" w:rsidR="00CE0A8C" w:rsidRDefault="00000000">
      <w:pPr>
        <w:spacing w:line="240" w:lineRule="auto"/>
        <w:contextualSpacing/>
        <w:rPr>
          <w:del w:id="210" w:author="Unknown Author" w:date="2022-08-16T15:32:00Z"/>
        </w:rPr>
      </w:pPr>
      <w:del w:id="211" w:author="Unknown Author" w:date="2022-08-16T15:32:00Z">
        <w:r>
          <w:rPr>
            <w:rStyle w:val="Emphasis"/>
            <w:i w:val="0"/>
            <w:iCs w:val="0"/>
          </w:rPr>
          <w:delText>petalinux-package --boot --u-boot --format BIN –force</w:delText>
        </w:r>
      </w:del>
    </w:p>
    <w:p w14:paraId="644EE921" w14:textId="77777777" w:rsidR="00CE0A8C" w:rsidRDefault="00000000">
      <w:pPr>
        <w:spacing w:line="240" w:lineRule="auto"/>
        <w:contextualSpacing/>
        <w:rPr>
          <w:del w:id="212" w:author="Unknown Author" w:date="2022-08-16T15:32:00Z"/>
          <w:rStyle w:val="Emphasis"/>
          <w:i w:val="0"/>
          <w:iCs w:val="0"/>
        </w:rPr>
      </w:pPr>
      <w:r>
        <w:br w:type="page"/>
      </w:r>
    </w:p>
    <w:p w14:paraId="42527A7E" w14:textId="77777777" w:rsidR="00CE0A8C" w:rsidRDefault="00000000">
      <w:pPr>
        <w:spacing w:line="240" w:lineRule="auto"/>
        <w:contextualSpacing/>
        <w:rPr>
          <w:del w:id="213" w:author="Unknown Author" w:date="2022-08-16T15:32:00Z"/>
        </w:rPr>
      </w:pPr>
      <w:del w:id="214" w:author="Unknown Author" w:date="2022-08-16T15:32:00Z">
        <w:r>
          <w:rPr>
            <w:rStyle w:val="Emphasis"/>
            <w:i w:val="0"/>
            <w:iCs w:val="0"/>
          </w:rPr>
          <w:delText>Flash the new rootfs.ext4 onto te SD card root partition</w:delText>
        </w:r>
      </w:del>
    </w:p>
    <w:p w14:paraId="71321600" w14:textId="77777777" w:rsidR="00CE0A8C" w:rsidRDefault="00000000">
      <w:pPr>
        <w:spacing w:line="240" w:lineRule="auto"/>
        <w:contextualSpacing/>
        <w:rPr>
          <w:del w:id="215" w:author="Unknown Author" w:date="2022-08-16T15:32:00Z"/>
        </w:rPr>
      </w:pPr>
      <w:del w:id="216" w:author="Unknown Author" w:date="2022-08-16T15:32:00Z">
        <w:r>
          <w:rPr>
            <w:rStyle w:val="Emphasis"/>
            <w:i w:val="0"/>
            <w:iCs w:val="0"/>
          </w:rPr>
          <w:delText>sudo dd if=images/linux/rootfs.ext4 of=/dev/mmcblk0p2</w:delText>
        </w:r>
      </w:del>
    </w:p>
    <w:p w14:paraId="29830339" w14:textId="77777777" w:rsidR="00CE0A8C" w:rsidRDefault="00CE0A8C">
      <w:pPr>
        <w:spacing w:line="240" w:lineRule="auto"/>
        <w:contextualSpacing/>
        <w:rPr>
          <w:del w:id="217" w:author="Unknown Author" w:date="2022-08-16T15:32:00Z"/>
        </w:rPr>
      </w:pPr>
    </w:p>
    <w:p w14:paraId="221F7A0D" w14:textId="77777777" w:rsidR="00CE0A8C" w:rsidRDefault="00000000">
      <w:pPr>
        <w:spacing w:line="240" w:lineRule="auto"/>
        <w:contextualSpacing/>
        <w:rPr>
          <w:del w:id="218" w:author="Unknown Author" w:date="2022-08-16T15:32:00Z"/>
        </w:rPr>
      </w:pPr>
      <w:del w:id="219" w:author="Unknown Author" w:date="2022-08-16T15:32:00Z">
        <w:r>
          <w:rPr>
            <w:rStyle w:val="Emphasis"/>
            <w:i w:val="0"/>
            <w:iCs w:val="0"/>
          </w:rPr>
          <w:delText>Copy the boot.scr, BOOT.bin and image.ub to the SD card boot partition.  These files are located in the &lt;</w:delText>
        </w:r>
        <w:r>
          <w:rPr>
            <w:rStyle w:val="Emphasis"/>
          </w:rPr>
          <w:delText>PetaLinux project directory&gt;/image/linux/</w:delText>
        </w:r>
      </w:del>
    </w:p>
    <w:p w14:paraId="2C99FE1F" w14:textId="77777777" w:rsidR="00CE0A8C" w:rsidRDefault="00CE0A8C">
      <w:pPr>
        <w:spacing w:line="240" w:lineRule="auto"/>
        <w:contextualSpacing/>
        <w:rPr>
          <w:del w:id="220" w:author="Unknown Author" w:date="2022-08-16T15:32:00Z"/>
          <w:i/>
          <w:iCs/>
        </w:rPr>
      </w:pPr>
    </w:p>
    <w:p w14:paraId="2AB6A3FC" w14:textId="77777777" w:rsidR="00CE0A8C" w:rsidRDefault="00000000">
      <w:pPr>
        <w:spacing w:line="240" w:lineRule="auto"/>
        <w:contextualSpacing/>
        <w:rPr>
          <w:del w:id="221" w:author="Unknown Author" w:date="2022-08-16T15:32:00Z"/>
          <w:i/>
          <w:iCs/>
        </w:rPr>
      </w:pPr>
      <w:del w:id="222" w:author="Unknown Author" w:date="2022-08-16T15:32:00Z">
        <w:r>
          <w:rPr>
            <w:i/>
            <w:iCs/>
          </w:rPr>
          <w:delText xml:space="preserve">NOTE:  Need to run the do_install step every time the kernel need to be rebuilt </w:delText>
        </w:r>
      </w:del>
      <w:r>
        <w:br w:type="page"/>
      </w:r>
    </w:p>
    <w:p w14:paraId="3BBDC148" w14:textId="77777777" w:rsidR="00CE0A8C" w:rsidRDefault="00000000">
      <w:pPr>
        <w:spacing w:line="240" w:lineRule="auto"/>
        <w:contextualSpacing/>
        <w:rPr>
          <w:del w:id="223" w:author="Unknown Author" w:date="2022-08-16T15:32:00Z"/>
          <w:b/>
          <w:bCs/>
          <w:sz w:val="26"/>
          <w:szCs w:val="26"/>
        </w:rPr>
      </w:pPr>
      <w:del w:id="224" w:author="Unknown Author" w:date="2022-08-16T15:32:00Z">
        <w:r>
          <w:rPr>
            <w:b/>
            <w:bCs/>
            <w:sz w:val="26"/>
            <w:szCs w:val="26"/>
          </w:rPr>
          <w:delText>GIT workflow:</w:delText>
        </w:r>
      </w:del>
    </w:p>
    <w:p w14:paraId="79ACAC9D" w14:textId="77777777" w:rsidR="00CE0A8C" w:rsidRDefault="00CE0A8C">
      <w:pPr>
        <w:spacing w:line="240" w:lineRule="auto"/>
        <w:contextualSpacing/>
        <w:rPr>
          <w:del w:id="225" w:author="Unknown Author" w:date="2022-08-16T15:32:00Z"/>
          <w:b/>
          <w:bCs/>
          <w:sz w:val="26"/>
          <w:szCs w:val="26"/>
        </w:rPr>
      </w:pPr>
    </w:p>
    <w:p w14:paraId="7066EB7C" w14:textId="77777777" w:rsidR="00CE0A8C" w:rsidRDefault="00000000">
      <w:pPr>
        <w:spacing w:line="240" w:lineRule="auto"/>
        <w:contextualSpacing/>
        <w:rPr>
          <w:del w:id="226" w:author="Unknown Author" w:date="2022-08-16T15:32:00Z"/>
        </w:rPr>
      </w:pPr>
      <w:del w:id="227" w:author="Unknown Author" w:date="2022-08-16T15:32:00Z">
        <w:r>
          <w:rPr>
            <w:rStyle w:val="Hyperlink"/>
          </w:rPr>
          <w:delText>https://www.atlassian.com/git/tutorials/comparing-workflows/feature-branch-workflow</w:delText>
        </w:r>
      </w:del>
    </w:p>
    <w:p w14:paraId="3764D5FB" w14:textId="77777777" w:rsidR="00CE0A8C" w:rsidRDefault="00CE0A8C">
      <w:pPr>
        <w:spacing w:line="240" w:lineRule="auto"/>
        <w:contextualSpacing/>
        <w:rPr>
          <w:del w:id="228" w:author="Unknown Author" w:date="2022-08-16T15:32:00Z"/>
        </w:rPr>
      </w:pPr>
    </w:p>
    <w:p w14:paraId="3271C13F" w14:textId="77777777" w:rsidR="00CE0A8C" w:rsidRDefault="00000000">
      <w:pPr>
        <w:spacing w:line="240" w:lineRule="auto"/>
        <w:contextualSpacing/>
        <w:rPr>
          <w:del w:id="229" w:author="Unknown Author" w:date="2022-08-16T15:32:00Z"/>
        </w:rPr>
      </w:pPr>
      <w:del w:id="230" w:author="Unknown Author" w:date="2022-08-16T15:32:00Z">
        <w:r>
          <w:delText>Checkout main branch:</w:delText>
        </w:r>
      </w:del>
    </w:p>
    <w:p w14:paraId="510F572A" w14:textId="77777777" w:rsidR="00CE0A8C" w:rsidRDefault="00000000">
      <w:pPr>
        <w:spacing w:line="240" w:lineRule="auto"/>
        <w:contextualSpacing/>
        <w:rPr>
          <w:del w:id="231" w:author="Unknown Author" w:date="2022-08-16T15:32:00Z"/>
        </w:rPr>
      </w:pPr>
      <w:del w:id="232" w:author="Unknown Author" w:date="2022-08-16T15:32:00Z">
        <w:r>
          <w:delText>git checkout main</w:delText>
        </w:r>
      </w:del>
    </w:p>
    <w:p w14:paraId="548FD8D2" w14:textId="77777777" w:rsidR="00CE0A8C" w:rsidRDefault="00000000">
      <w:pPr>
        <w:spacing w:line="240" w:lineRule="auto"/>
        <w:contextualSpacing/>
        <w:rPr>
          <w:del w:id="233" w:author="Unknown Author" w:date="2022-08-16T15:32:00Z"/>
        </w:rPr>
      </w:pPr>
      <w:del w:id="234" w:author="Unknown Author" w:date="2022-08-16T15:32:00Z">
        <w:r>
          <w:delText>git fetch origin</w:delText>
        </w:r>
      </w:del>
    </w:p>
    <w:p w14:paraId="2D7DE614" w14:textId="77777777" w:rsidR="00CE0A8C" w:rsidRDefault="00CE0A8C">
      <w:pPr>
        <w:spacing w:line="240" w:lineRule="auto"/>
        <w:contextualSpacing/>
        <w:rPr>
          <w:del w:id="235" w:author="Unknown Author" w:date="2022-08-16T15:32:00Z"/>
        </w:rPr>
      </w:pPr>
    </w:p>
    <w:p w14:paraId="51F0556C" w14:textId="77777777" w:rsidR="00CE0A8C" w:rsidRDefault="00000000">
      <w:pPr>
        <w:spacing w:line="240" w:lineRule="auto"/>
        <w:contextualSpacing/>
        <w:rPr>
          <w:del w:id="236" w:author="Unknown Author" w:date="2022-08-16T15:32:00Z"/>
        </w:rPr>
      </w:pPr>
      <w:del w:id="237" w:author="Unknown Author" w:date="2022-08-16T15:32:00Z">
        <w:r>
          <w:delText>Create a new feature branch:</w:delText>
        </w:r>
      </w:del>
    </w:p>
    <w:p w14:paraId="0C09E701" w14:textId="77777777" w:rsidR="00CE0A8C" w:rsidRDefault="00000000">
      <w:pPr>
        <w:spacing w:line="240" w:lineRule="auto"/>
        <w:contextualSpacing/>
        <w:rPr>
          <w:del w:id="238" w:author="Unknown Author" w:date="2022-08-16T15:32:00Z"/>
        </w:rPr>
      </w:pPr>
      <w:del w:id="239" w:author="Unknown Author" w:date="2022-08-16T15:32:00Z">
        <w:r>
          <w:delText>git checkout branch-testing</w:delText>
        </w:r>
      </w:del>
    </w:p>
    <w:p w14:paraId="72EFD1E0" w14:textId="77777777" w:rsidR="00CE0A8C" w:rsidRDefault="00CE0A8C">
      <w:pPr>
        <w:spacing w:line="240" w:lineRule="auto"/>
        <w:contextualSpacing/>
        <w:rPr>
          <w:del w:id="240" w:author="Unknown Author" w:date="2022-08-16T15:32:00Z"/>
        </w:rPr>
      </w:pPr>
    </w:p>
    <w:p w14:paraId="75536746" w14:textId="77777777" w:rsidR="00CE0A8C" w:rsidRDefault="00000000">
      <w:pPr>
        <w:spacing w:line="240" w:lineRule="auto"/>
        <w:contextualSpacing/>
        <w:rPr>
          <w:del w:id="241" w:author="Unknown Author" w:date="2022-08-16T15:32:00Z"/>
        </w:rPr>
      </w:pPr>
      <w:del w:id="242" w:author="Unknown Author" w:date="2022-08-16T15:32:00Z">
        <w:r>
          <w:delText>Add and commit:</w:delText>
        </w:r>
      </w:del>
    </w:p>
    <w:p w14:paraId="1BADCDA9" w14:textId="77777777" w:rsidR="00CE0A8C" w:rsidRDefault="00000000">
      <w:pPr>
        <w:spacing w:line="240" w:lineRule="auto"/>
        <w:contextualSpacing/>
        <w:rPr>
          <w:del w:id="243" w:author="Unknown Author" w:date="2022-08-16T15:32:00Z"/>
        </w:rPr>
      </w:pPr>
      <w:del w:id="244" w:author="Unknown Author" w:date="2022-08-16T15:32:00Z">
        <w:r>
          <w:delText>git status</w:delText>
        </w:r>
      </w:del>
    </w:p>
    <w:p w14:paraId="75B78F27" w14:textId="77777777" w:rsidR="00CE0A8C" w:rsidRDefault="00000000">
      <w:pPr>
        <w:spacing w:line="240" w:lineRule="auto"/>
        <w:contextualSpacing/>
        <w:rPr>
          <w:del w:id="245" w:author="Unknown Author" w:date="2022-08-16T15:32:00Z"/>
        </w:rPr>
      </w:pPr>
      <w:del w:id="246" w:author="Unknown Author" w:date="2022-08-16T15:32:00Z">
        <w:r>
          <w:delText>git add .</w:delText>
        </w:r>
      </w:del>
    </w:p>
    <w:p w14:paraId="1DFBC54E" w14:textId="77777777" w:rsidR="00CE0A8C" w:rsidRDefault="00000000">
      <w:pPr>
        <w:spacing w:line="240" w:lineRule="auto"/>
        <w:contextualSpacing/>
        <w:rPr>
          <w:del w:id="247" w:author="Unknown Author" w:date="2022-08-16T15:32:00Z"/>
        </w:rPr>
      </w:pPr>
      <w:del w:id="248" w:author="Unknown Author" w:date="2022-08-16T15:32:00Z">
        <w:r>
          <w:delText>git commit</w:delText>
        </w:r>
      </w:del>
    </w:p>
    <w:p w14:paraId="5ECCF7CF" w14:textId="77777777" w:rsidR="00CE0A8C" w:rsidRDefault="00CE0A8C">
      <w:pPr>
        <w:spacing w:line="240" w:lineRule="auto"/>
        <w:contextualSpacing/>
        <w:rPr>
          <w:del w:id="249" w:author="Unknown Author" w:date="2022-08-16T15:32:00Z"/>
        </w:rPr>
      </w:pPr>
    </w:p>
    <w:p w14:paraId="784B9C0F" w14:textId="77777777" w:rsidR="00CE0A8C" w:rsidRDefault="00000000">
      <w:pPr>
        <w:spacing w:line="240" w:lineRule="auto"/>
        <w:contextualSpacing/>
        <w:rPr>
          <w:del w:id="250" w:author="Unknown Author" w:date="2022-08-16T15:32:00Z"/>
        </w:rPr>
      </w:pPr>
      <w:del w:id="251" w:author="Unknown Author" w:date="2022-08-16T15:32:00Z">
        <w:r>
          <w:delText>Push feature branch to remote:</w:delText>
        </w:r>
      </w:del>
    </w:p>
    <w:p w14:paraId="07AEDFD1" w14:textId="77777777" w:rsidR="00CE0A8C" w:rsidRDefault="00000000">
      <w:pPr>
        <w:spacing w:line="240" w:lineRule="auto"/>
        <w:contextualSpacing/>
        <w:rPr>
          <w:del w:id="252" w:author="Unknown Author" w:date="2022-08-16T15:32:00Z"/>
        </w:rPr>
      </w:pPr>
      <w:del w:id="253" w:author="Unknown Author" w:date="2022-08-16T15:32:00Z">
        <w:r>
          <w:delText>git push -u origin branch-testing</w:delText>
        </w:r>
      </w:del>
    </w:p>
    <w:p w14:paraId="5ACD0BD9" w14:textId="77777777" w:rsidR="00CE0A8C" w:rsidRDefault="00CE0A8C">
      <w:pPr>
        <w:spacing w:line="240" w:lineRule="auto"/>
        <w:contextualSpacing/>
        <w:rPr>
          <w:del w:id="254" w:author="Unknown Author" w:date="2022-08-16T15:32:00Z"/>
        </w:rPr>
      </w:pPr>
    </w:p>
    <w:p w14:paraId="074C6325" w14:textId="77777777" w:rsidR="00CE0A8C" w:rsidRDefault="00000000">
      <w:pPr>
        <w:spacing w:line="240" w:lineRule="auto"/>
        <w:contextualSpacing/>
        <w:rPr>
          <w:del w:id="255" w:author="Unknown Author" w:date="2022-08-16T15:32:00Z"/>
        </w:rPr>
      </w:pPr>
      <w:del w:id="256" w:author="Unknown Author" w:date="2022-08-16T15:32:00Z">
        <w:r>
          <w:delText>Continue to update local and push to remote with:</w:delText>
        </w:r>
      </w:del>
    </w:p>
    <w:p w14:paraId="188437B8" w14:textId="77777777" w:rsidR="00CE0A8C" w:rsidRDefault="00000000">
      <w:pPr>
        <w:spacing w:line="240" w:lineRule="auto"/>
        <w:contextualSpacing/>
        <w:rPr>
          <w:del w:id="257" w:author="Unknown Author" w:date="2022-08-16T15:32:00Z"/>
        </w:rPr>
      </w:pPr>
      <w:del w:id="258" w:author="Unknown Author" w:date="2022-08-16T15:32:00Z">
        <w:r>
          <w:delText>git push</w:delText>
        </w:r>
      </w:del>
    </w:p>
    <w:p w14:paraId="235A46F1" w14:textId="77777777" w:rsidR="00CE0A8C" w:rsidRDefault="00CE0A8C">
      <w:pPr>
        <w:spacing w:line="240" w:lineRule="auto"/>
        <w:contextualSpacing/>
        <w:rPr>
          <w:del w:id="259" w:author="Unknown Author" w:date="2022-08-16T15:32:00Z"/>
        </w:rPr>
      </w:pPr>
    </w:p>
    <w:p w14:paraId="59604EC3" w14:textId="77777777" w:rsidR="00CE0A8C" w:rsidRDefault="00000000">
      <w:pPr>
        <w:spacing w:line="240" w:lineRule="auto"/>
        <w:contextualSpacing/>
        <w:rPr>
          <w:del w:id="260" w:author="Unknown Author" w:date="2022-08-16T15:32:00Z"/>
        </w:rPr>
      </w:pPr>
      <w:del w:id="261" w:author="Unknown Author" w:date="2022-08-16T15:32:00Z">
        <w:r>
          <w:delText>Create pull request, merge on server and delete feature branch</w:delText>
        </w:r>
      </w:del>
    </w:p>
    <w:p w14:paraId="5EBA660E" w14:textId="77777777" w:rsidR="00CE0A8C" w:rsidRDefault="00CE0A8C">
      <w:pPr>
        <w:spacing w:line="240" w:lineRule="auto"/>
        <w:contextualSpacing/>
        <w:rPr>
          <w:del w:id="262" w:author="Unknown Author" w:date="2022-08-16T15:32:00Z"/>
        </w:rPr>
      </w:pPr>
    </w:p>
    <w:p w14:paraId="2FEA1169" w14:textId="77777777" w:rsidR="00CE0A8C" w:rsidRDefault="00000000">
      <w:pPr>
        <w:spacing w:line="240" w:lineRule="auto"/>
        <w:contextualSpacing/>
        <w:rPr>
          <w:del w:id="263" w:author="Unknown Author" w:date="2022-08-16T15:32:00Z"/>
        </w:rPr>
      </w:pPr>
      <w:del w:id="264" w:author="Unknown Author" w:date="2022-08-16T15:32:00Z">
        <w:r>
          <w:delText>Checkout main and pull</w:delText>
        </w:r>
      </w:del>
    </w:p>
    <w:p w14:paraId="41AAB951" w14:textId="77777777" w:rsidR="00CE0A8C" w:rsidRDefault="00000000">
      <w:pPr>
        <w:spacing w:line="240" w:lineRule="auto"/>
        <w:contextualSpacing/>
        <w:rPr>
          <w:del w:id="265" w:author="Unknown Author" w:date="2022-08-16T15:32:00Z"/>
        </w:rPr>
      </w:pPr>
      <w:del w:id="266" w:author="Unknown Author" w:date="2022-08-16T15:32:00Z">
        <w:r>
          <w:delText>git checkout main</w:delText>
        </w:r>
      </w:del>
    </w:p>
    <w:p w14:paraId="4D943FE7" w14:textId="77777777" w:rsidR="00CE0A8C" w:rsidRDefault="00000000">
      <w:pPr>
        <w:spacing w:line="240" w:lineRule="auto"/>
        <w:contextualSpacing/>
        <w:rPr>
          <w:del w:id="267" w:author="Unknown Author" w:date="2022-08-16T15:32:00Z"/>
        </w:rPr>
      </w:pPr>
      <w:del w:id="268" w:author="Unknown Author" w:date="2022-08-16T15:32:00Z">
        <w:r>
          <w:delText>git pull</w:delText>
        </w:r>
      </w:del>
    </w:p>
    <w:p w14:paraId="4B6454D6" w14:textId="77777777" w:rsidR="00CE0A8C" w:rsidRDefault="00CE0A8C">
      <w:pPr>
        <w:spacing w:line="240" w:lineRule="auto"/>
        <w:contextualSpacing/>
        <w:rPr>
          <w:del w:id="269" w:author="Unknown Author" w:date="2022-08-16T15:32:00Z"/>
        </w:rPr>
      </w:pPr>
    </w:p>
    <w:p w14:paraId="6317805D" w14:textId="77777777" w:rsidR="00CE0A8C" w:rsidRDefault="00000000">
      <w:pPr>
        <w:spacing w:line="240" w:lineRule="auto"/>
        <w:contextualSpacing/>
        <w:rPr>
          <w:del w:id="270" w:author="Unknown Author" w:date="2022-08-16T15:32:00Z"/>
        </w:rPr>
      </w:pPr>
      <w:del w:id="271" w:author="Unknown Author" w:date="2022-08-16T15:32:00Z">
        <w:r>
          <w:delText>Remove deleted remote feature branch</w:delText>
        </w:r>
      </w:del>
    </w:p>
    <w:p w14:paraId="17A45BD6" w14:textId="77777777" w:rsidR="00CE0A8C" w:rsidRDefault="00000000">
      <w:pPr>
        <w:spacing w:line="240" w:lineRule="auto"/>
        <w:contextualSpacing/>
        <w:rPr>
          <w:del w:id="272" w:author="Unknown Author" w:date="2022-08-16T15:32:00Z"/>
        </w:rPr>
      </w:pPr>
      <w:del w:id="273" w:author="Unknown Author" w:date="2022-08-16T15:32:00Z">
        <w:r>
          <w:delText>git remote prune origin</w:delText>
        </w:r>
      </w:del>
    </w:p>
    <w:p w14:paraId="1763D160" w14:textId="77777777" w:rsidR="00CE0A8C" w:rsidRDefault="00CE0A8C">
      <w:pPr>
        <w:spacing w:line="240" w:lineRule="auto"/>
        <w:contextualSpacing/>
        <w:rPr>
          <w:del w:id="274" w:author="Unknown Author" w:date="2022-08-16T15:32:00Z"/>
        </w:rPr>
      </w:pPr>
    </w:p>
    <w:p w14:paraId="6B63FEED" w14:textId="77777777" w:rsidR="00CE0A8C" w:rsidRDefault="00000000">
      <w:pPr>
        <w:spacing w:line="240" w:lineRule="auto"/>
        <w:contextualSpacing/>
        <w:rPr>
          <w:del w:id="275" w:author="Unknown Author" w:date="2022-08-16T15:32:00Z"/>
        </w:rPr>
      </w:pPr>
      <w:del w:id="276" w:author="Unknown Author" w:date="2022-08-16T15:32:00Z">
        <w:r>
          <w:delText>Remove local feature branch</w:delText>
        </w:r>
      </w:del>
    </w:p>
    <w:p w14:paraId="7637CCFF" w14:textId="77777777" w:rsidR="00CE0A8C" w:rsidRDefault="00000000">
      <w:pPr>
        <w:spacing w:line="240" w:lineRule="auto"/>
        <w:contextualSpacing/>
        <w:rPr>
          <w:del w:id="277" w:author="Unknown Author" w:date="2022-08-16T15:33:00Z"/>
          <w:b/>
          <w:bCs/>
        </w:rPr>
      </w:pPr>
      <w:del w:id="278" w:author="Unknown Author" w:date="2022-08-16T15:32:00Z">
        <w:r>
          <w:rPr>
            <w:b/>
            <w:bCs/>
            <w:sz w:val="26"/>
            <w:szCs w:val="26"/>
          </w:rPr>
          <w:delText>git branch -d branch-testing</w:delText>
        </w:r>
      </w:del>
    </w:p>
    <w:p w14:paraId="55C03910" w14:textId="77777777" w:rsidR="00CE0A8C" w:rsidRDefault="00000000">
      <w:pPr>
        <w:spacing w:line="240" w:lineRule="auto"/>
        <w:contextualSpacing/>
        <w:rPr>
          <w:ins w:id="279" w:author="Tran, Hai (US) - SS" w:date="2024-04-08T14:02:00Z"/>
          <w:b/>
          <w:bCs/>
        </w:rPr>
      </w:pPr>
      <w:ins w:id="280" w:author="Unknown Author" w:date="2024-03-20T11:18:00Z">
        <w:r>
          <w:rPr>
            <w:b/>
            <w:bCs/>
          </w:rPr>
          <w:t>Steps to add a new library (fftw) to Petalinux kernel</w:t>
        </w:r>
      </w:ins>
    </w:p>
    <w:p w14:paraId="3276C8FD" w14:textId="77777777" w:rsidR="009553CA" w:rsidRDefault="009553CA">
      <w:pPr>
        <w:spacing w:line="240" w:lineRule="auto"/>
        <w:contextualSpacing/>
        <w:rPr>
          <w:ins w:id="281" w:author="Tran, Hai (US) - SS" w:date="2024-04-08T14:02:00Z"/>
          <w:b/>
          <w:bCs/>
        </w:rPr>
      </w:pPr>
    </w:p>
    <w:p w14:paraId="3C820C71" w14:textId="3C327D88" w:rsidR="009553CA" w:rsidRDefault="009553CA">
      <w:pPr>
        <w:spacing w:line="240" w:lineRule="auto"/>
        <w:contextualSpacing/>
        <w:rPr>
          <w:ins w:id="282" w:author="Tran, Hai (US) - SS" w:date="2024-04-08T14:02:00Z"/>
          <w:b/>
          <w:bCs/>
        </w:rPr>
      </w:pPr>
      <w:ins w:id="283" w:author="Tran, Hai (US) - SS" w:date="2024-04-08T14:02:00Z">
        <w:r>
          <w:rPr>
            <w:b/>
            <w:bCs/>
          </w:rPr>
          <w:fldChar w:fldCharType="begin"/>
        </w:r>
        <w:r>
          <w:rPr>
            <w:b/>
            <w:bCs/>
          </w:rPr>
          <w:instrText>HYPERLINK "</w:instrText>
        </w:r>
        <w:r w:rsidRPr="009553CA">
          <w:rPr>
            <w:b/>
            <w:bCs/>
          </w:rPr>
          <w:instrText>https://www.hackster.io/dsp2/fft-acceleration-with-vitis-237412</w:instrText>
        </w:r>
        <w:r>
          <w:rPr>
            <w:b/>
            <w:bCs/>
          </w:rPr>
          <w:instrText>"</w:instrText>
        </w:r>
        <w:r>
          <w:rPr>
            <w:b/>
            <w:bCs/>
          </w:rPr>
          <w:fldChar w:fldCharType="separate"/>
        </w:r>
        <w:r w:rsidRPr="00FF5D55">
          <w:rPr>
            <w:rStyle w:val="Hyperlink"/>
            <w:b/>
            <w:bCs/>
          </w:rPr>
          <w:t>https://www.hackster.io/dsp2/fft-acceleration-with-vitis-237412</w:t>
        </w:r>
        <w:r>
          <w:rPr>
            <w:b/>
            <w:bCs/>
          </w:rPr>
          <w:fldChar w:fldCharType="end"/>
        </w:r>
      </w:ins>
    </w:p>
    <w:p w14:paraId="36A6F3A7" w14:textId="77777777" w:rsidR="009553CA" w:rsidDel="009553CA" w:rsidRDefault="009553CA">
      <w:pPr>
        <w:spacing w:line="240" w:lineRule="auto"/>
        <w:contextualSpacing/>
        <w:rPr>
          <w:ins w:id="284" w:author="Unknown Author" w:date="2024-03-20T11:18:00Z"/>
          <w:del w:id="285" w:author="Tran, Hai (US) - SS" w:date="2024-04-08T14:02:00Z"/>
          <w:b/>
          <w:bCs/>
        </w:rPr>
      </w:pPr>
    </w:p>
    <w:p w14:paraId="4A5A0057" w14:textId="77777777" w:rsidR="00CE0A8C" w:rsidRDefault="00CE0A8C">
      <w:pPr>
        <w:spacing w:line="240" w:lineRule="auto"/>
        <w:contextualSpacing/>
        <w:rPr>
          <w:ins w:id="286" w:author="Unknown Author" w:date="2024-03-20T11:18:00Z"/>
          <w:b/>
          <w:bCs/>
        </w:rPr>
      </w:pPr>
    </w:p>
    <w:p w14:paraId="79CBE829" w14:textId="77777777" w:rsidR="00CE0A8C" w:rsidRDefault="00000000">
      <w:pPr>
        <w:spacing w:line="240" w:lineRule="auto"/>
        <w:contextualSpacing/>
        <w:rPr>
          <w:ins w:id="287" w:author="Unknown Author" w:date="2024-03-20T11:20:00Z"/>
          <w:sz w:val="26"/>
          <w:szCs w:val="26"/>
        </w:rPr>
      </w:pPr>
      <w:ins w:id="288" w:author="Unknown Author" w:date="2024-03-20T11:19:00Z">
        <w:r>
          <w:rPr>
            <w:sz w:val="26"/>
            <w:szCs w:val="26"/>
          </w:rPr>
          <w:t>Note:  Assume that the bitbake file is available for the library that you want to add</w:t>
        </w:r>
      </w:ins>
    </w:p>
    <w:p w14:paraId="1E9675F1" w14:textId="77777777" w:rsidR="00CE0A8C" w:rsidRDefault="00CE0A8C">
      <w:pPr>
        <w:spacing w:line="240" w:lineRule="auto"/>
        <w:contextualSpacing/>
        <w:rPr>
          <w:ins w:id="289" w:author="Unknown Author" w:date="2024-03-20T11:20:00Z"/>
          <w:sz w:val="26"/>
          <w:szCs w:val="26"/>
        </w:rPr>
      </w:pPr>
    </w:p>
    <w:p w14:paraId="0D375A92" w14:textId="77777777" w:rsidR="00CE0A8C" w:rsidRDefault="00000000">
      <w:pPr>
        <w:spacing w:line="240" w:lineRule="auto"/>
        <w:contextualSpacing/>
        <w:rPr>
          <w:ins w:id="290" w:author="Unknown Author" w:date="2024-03-20T11:20:00Z"/>
          <w:sz w:val="26"/>
          <w:szCs w:val="26"/>
        </w:rPr>
      </w:pPr>
      <w:ins w:id="291" w:author="Unknown Author" w:date="2024-03-20T11:20:00Z">
        <w:r>
          <w:rPr>
            <w:sz w:val="26"/>
            <w:szCs w:val="26"/>
          </w:rPr>
          <w:t>Update the project-specs/meta-user/conf/user-footfsconfig to add the library</w:t>
        </w:r>
      </w:ins>
    </w:p>
    <w:p w14:paraId="1F9A5979" w14:textId="77777777" w:rsidR="00CE0A8C" w:rsidRDefault="00000000">
      <w:pPr>
        <w:spacing w:line="240" w:lineRule="auto"/>
        <w:contextualSpacing/>
        <w:rPr>
          <w:ins w:id="292" w:author="Unknown Author" w:date="2024-03-20T11:20:00Z"/>
          <w:sz w:val="26"/>
          <w:szCs w:val="26"/>
        </w:rPr>
      </w:pPr>
      <w:ins w:id="293" w:author="Unknown Author" w:date="2024-03-20T11:20:00Z">
        <w:r>
          <w:rPr>
            <w:sz w:val="26"/>
            <w:szCs w:val="26"/>
          </w:rPr>
          <w:t>For fftw, add CONFIG_libfftwf</w:t>
        </w:r>
      </w:ins>
    </w:p>
    <w:p w14:paraId="7F6746E7" w14:textId="77777777" w:rsidR="00CE0A8C" w:rsidRDefault="00000000">
      <w:pPr>
        <w:spacing w:line="240" w:lineRule="auto"/>
        <w:contextualSpacing/>
        <w:rPr>
          <w:ins w:id="294" w:author="Unknown Author" w:date="2024-03-20T11:20:00Z"/>
          <w:sz w:val="26"/>
          <w:szCs w:val="26"/>
        </w:rPr>
      </w:pPr>
      <w:ins w:id="295" w:author="Unknown Author" w:date="2024-03-20T11:20:00Z">
        <w:r>
          <w:rPr>
            <w:sz w:val="26"/>
            <w:szCs w:val="26"/>
          </w:rPr>
          <w:t>Note: fftw librady are defined as these packages: libfftw, libfftwl, libfftwf</w:t>
        </w:r>
      </w:ins>
    </w:p>
    <w:p w14:paraId="381804DA" w14:textId="77777777" w:rsidR="00CE0A8C" w:rsidRDefault="00CE0A8C">
      <w:pPr>
        <w:spacing w:line="240" w:lineRule="auto"/>
        <w:contextualSpacing/>
        <w:rPr>
          <w:ins w:id="296" w:author="Unknown Author" w:date="2024-03-20T11:20:00Z"/>
          <w:sz w:val="26"/>
          <w:szCs w:val="26"/>
        </w:rPr>
      </w:pPr>
    </w:p>
    <w:p w14:paraId="0C7EFFA2" w14:textId="77777777" w:rsidR="00CE0A8C" w:rsidRDefault="00000000">
      <w:pPr>
        <w:spacing w:line="240" w:lineRule="auto"/>
        <w:contextualSpacing/>
        <w:rPr>
          <w:ins w:id="297" w:author="Unknown Author" w:date="2024-03-20T11:20:00Z"/>
          <w:sz w:val="26"/>
          <w:szCs w:val="26"/>
        </w:rPr>
      </w:pPr>
      <w:ins w:id="298" w:author="Unknown Author" w:date="2024-03-20T11:20:00Z">
        <w:r>
          <w:rPr>
            <w:sz w:val="26"/>
            <w:szCs w:val="26"/>
          </w:rPr>
          <w:t>Run petalinux-config -c rootfs, and enable the new library</w:t>
        </w:r>
      </w:ins>
    </w:p>
    <w:p w14:paraId="7F21948F" w14:textId="77777777" w:rsidR="00CE0A8C" w:rsidRDefault="00000000">
      <w:pPr>
        <w:spacing w:line="240" w:lineRule="auto"/>
        <w:contextualSpacing/>
        <w:rPr>
          <w:ins w:id="299" w:author="Unknown Author" w:date="2024-03-20T11:20:00Z"/>
          <w:sz w:val="26"/>
          <w:szCs w:val="26"/>
        </w:rPr>
      </w:pPr>
      <w:ins w:id="300" w:author="Unknown Author" w:date="2024-03-20T11:20:00Z">
        <w:r>
          <w:rPr>
            <w:sz w:val="26"/>
            <w:szCs w:val="26"/>
          </w:rPr>
          <w:t>New library is under user packages</w:t>
        </w:r>
      </w:ins>
    </w:p>
    <w:p w14:paraId="464D2052" w14:textId="77777777" w:rsidR="00CE0A8C" w:rsidRDefault="00CE0A8C">
      <w:pPr>
        <w:spacing w:line="240" w:lineRule="auto"/>
        <w:contextualSpacing/>
        <w:rPr>
          <w:ins w:id="301" w:author="Unknown Author" w:date="2024-03-20T11:20:00Z"/>
          <w:sz w:val="26"/>
          <w:szCs w:val="26"/>
        </w:rPr>
      </w:pPr>
    </w:p>
    <w:p w14:paraId="17DDB2B2" w14:textId="77777777" w:rsidR="00CE0A8C" w:rsidRDefault="00000000">
      <w:pPr>
        <w:spacing w:line="240" w:lineRule="auto"/>
        <w:contextualSpacing/>
        <w:rPr>
          <w:ins w:id="302" w:author="Unknown Author" w:date="2024-03-20T11:20:00Z"/>
          <w:sz w:val="26"/>
          <w:szCs w:val="26"/>
        </w:rPr>
      </w:pPr>
      <w:ins w:id="303" w:author="Unknown Author" w:date="2024-03-20T11:20:00Z">
        <w:r>
          <w:rPr>
            <w:sz w:val="26"/>
            <w:szCs w:val="26"/>
          </w:rPr>
          <w:t>Run petalinux-build</w:t>
        </w:r>
      </w:ins>
    </w:p>
    <w:p w14:paraId="2F1D2664" w14:textId="77777777" w:rsidR="00CE0A8C" w:rsidRDefault="00CE0A8C">
      <w:pPr>
        <w:spacing w:line="240" w:lineRule="auto"/>
        <w:contextualSpacing/>
        <w:rPr>
          <w:ins w:id="304" w:author="Unknown Author" w:date="2024-03-20T11:20:00Z"/>
          <w:sz w:val="26"/>
          <w:szCs w:val="26"/>
        </w:rPr>
      </w:pPr>
    </w:p>
    <w:p w14:paraId="0C5687FF" w14:textId="77777777" w:rsidR="00CE0A8C" w:rsidRDefault="00000000">
      <w:pPr>
        <w:spacing w:line="240" w:lineRule="auto"/>
        <w:contextualSpacing/>
        <w:rPr>
          <w:ins w:id="305" w:author="Unknown Author" w:date="2024-03-20T11:20:00Z"/>
          <w:sz w:val="26"/>
          <w:szCs w:val="26"/>
        </w:rPr>
      </w:pPr>
      <w:ins w:id="306" w:author="Unknown Author" w:date="2024-03-20T11:20:00Z">
        <w:r>
          <w:rPr>
            <w:sz w:val="26"/>
            <w:szCs w:val="26"/>
          </w:rPr>
          <w:t xml:space="preserve">On the target, the new library will be installed in </w:t>
        </w:r>
        <w:r>
          <w:rPr>
            <w:i/>
            <w:iCs/>
            <w:sz w:val="26"/>
            <w:szCs w:val="26"/>
          </w:rPr>
          <w:t>/usr/lib</w:t>
        </w:r>
      </w:ins>
    </w:p>
    <w:p w14:paraId="6EAC07EB" w14:textId="77777777" w:rsidR="00CE0A8C" w:rsidRDefault="00CE0A8C">
      <w:pPr>
        <w:spacing w:line="240" w:lineRule="auto"/>
        <w:contextualSpacing/>
        <w:rPr>
          <w:ins w:id="307" w:author="Unknown Author" w:date="2024-03-20T11:20:00Z"/>
          <w:sz w:val="26"/>
          <w:szCs w:val="26"/>
        </w:rPr>
      </w:pPr>
    </w:p>
    <w:p w14:paraId="58B8AABF" w14:textId="77777777" w:rsidR="00CE0A8C" w:rsidRDefault="00000000">
      <w:pPr>
        <w:spacing w:line="240" w:lineRule="auto"/>
        <w:contextualSpacing/>
        <w:rPr>
          <w:sz w:val="26"/>
          <w:szCs w:val="26"/>
        </w:rPr>
      </w:pPr>
      <w:r>
        <w:br w:type="page"/>
      </w:r>
    </w:p>
    <w:p w14:paraId="3F7B3C46" w14:textId="77777777" w:rsidR="00CE0A8C" w:rsidRDefault="00000000">
      <w:pPr>
        <w:spacing w:line="240" w:lineRule="auto"/>
        <w:contextualSpacing/>
        <w:rPr>
          <w:ins w:id="308" w:author="Unknown Author" w:date="2022-08-16T15:33:00Z"/>
          <w:b/>
          <w:bCs/>
        </w:rPr>
      </w:pPr>
      <w:ins w:id="309" w:author="Unknown Author" w:date="2022-08-16T15:34:00Z">
        <w:r>
          <w:rPr>
            <w:b/>
            <w:bCs/>
          </w:rPr>
          <w:lastRenderedPageBreak/>
          <w:t>Useful UIO and Interrupts Links</w:t>
        </w:r>
      </w:ins>
    </w:p>
    <w:p w14:paraId="75C42FEE" w14:textId="77777777" w:rsidR="00CE0A8C" w:rsidRDefault="00CE0A8C">
      <w:pPr>
        <w:spacing w:line="240" w:lineRule="auto"/>
        <w:contextualSpacing/>
        <w:rPr>
          <w:ins w:id="310" w:author="Unknown Author" w:date="2022-08-16T15:33:00Z"/>
          <w:b/>
          <w:bCs/>
        </w:rPr>
      </w:pPr>
    </w:p>
    <w:p w14:paraId="026FA9E3" w14:textId="77777777" w:rsidR="00CE0A8C" w:rsidRDefault="00000000">
      <w:pPr>
        <w:spacing w:line="240" w:lineRule="auto"/>
        <w:contextualSpacing/>
      </w:pPr>
      <w:ins w:id="311" w:author="Unknown Author" w:date="2022-08-16T15:33:00Z">
        <w:r>
          <w:rPr>
            <w:rStyle w:val="Hyperlink"/>
          </w:rPr>
          <w:t>https://xilinx-wiki.atlassian.net/wiki/spaces/A/pages/18842490/Testing+UIO+with+Interrupt+on+Zynq+Ultrascale</w:t>
        </w:r>
      </w:ins>
    </w:p>
    <w:p w14:paraId="10D516A6" w14:textId="77777777" w:rsidR="00CE0A8C" w:rsidRDefault="00CE0A8C">
      <w:pPr>
        <w:spacing w:line="240" w:lineRule="auto"/>
        <w:contextualSpacing/>
        <w:rPr>
          <w:ins w:id="312" w:author="Unknown Author" w:date="2022-08-16T15:33:00Z"/>
        </w:rPr>
      </w:pPr>
    </w:p>
    <w:p w14:paraId="59D2A616" w14:textId="77777777" w:rsidR="00CE0A8C" w:rsidRDefault="00000000">
      <w:pPr>
        <w:spacing w:line="240" w:lineRule="auto"/>
        <w:contextualSpacing/>
      </w:pPr>
      <w:r>
        <w:fldChar w:fldCharType="begin"/>
      </w:r>
      <w:r>
        <w:instrText>HYPERLINK "https://www.linkedin.com/pulse/gpio-petalinux-part-2-roy-messinger/" \h</w:instrText>
      </w:r>
      <w:r>
        <w:fldChar w:fldCharType="separate"/>
      </w:r>
      <w:ins w:id="313" w:author="Unknown Author" w:date="2022-08-16T15:33:00Z">
        <w:r>
          <w:rPr>
            <w:rStyle w:val="Hyperlink"/>
          </w:rPr>
          <w:t>https://www.linkedin.com/pulse/gpio-petalinux-part-1-roy-messinger/</w:t>
        </w:r>
      </w:ins>
      <w:r>
        <w:rPr>
          <w:rStyle w:val="Hyperlink"/>
        </w:rPr>
        <w:fldChar w:fldCharType="end"/>
      </w:r>
    </w:p>
    <w:p w14:paraId="013A8B4A" w14:textId="77777777" w:rsidR="00CE0A8C" w:rsidRDefault="00000000">
      <w:pPr>
        <w:spacing w:line="240" w:lineRule="auto"/>
        <w:contextualSpacing/>
      </w:pPr>
      <w:ins w:id="314" w:author="Unknown Author" w:date="2022-08-16T15:33:00Z">
        <w:r>
          <w:rPr>
            <w:rStyle w:val="Hyperlink"/>
          </w:rPr>
          <w:t>https://www.linkedin.com/pulse/gpio-petalinux-part-2-roy-messinger/</w:t>
        </w:r>
      </w:ins>
    </w:p>
    <w:p w14:paraId="3DFE3B92" w14:textId="77777777" w:rsidR="00CE0A8C" w:rsidRDefault="00000000">
      <w:pPr>
        <w:spacing w:line="240" w:lineRule="auto"/>
        <w:contextualSpacing/>
      </w:pPr>
      <w:r>
        <w:fldChar w:fldCharType="begin"/>
      </w:r>
      <w:r>
        <w:instrText>HYPERLINK "https://www.linkedin.com/pulse/gpio-petalinux-part-3-roy-messinger/" \h</w:instrText>
      </w:r>
      <w:r>
        <w:fldChar w:fldCharType="separate"/>
      </w:r>
      <w:ins w:id="315" w:author="Unknown Author" w:date="2022-08-16T15:33:00Z">
        <w:r>
          <w:rPr>
            <w:rStyle w:val="Hyperlink"/>
          </w:rPr>
          <w:t>https://www.linkedin.com/pulse/gpio-petalinux-part-3-roy-messinger/</w:t>
        </w:r>
      </w:ins>
      <w:r>
        <w:rPr>
          <w:rStyle w:val="Hyperlink"/>
        </w:rPr>
        <w:fldChar w:fldCharType="end"/>
      </w:r>
    </w:p>
    <w:p w14:paraId="5D4037E4" w14:textId="77777777" w:rsidR="00CE0A8C" w:rsidRDefault="00CE0A8C">
      <w:pPr>
        <w:spacing w:line="240" w:lineRule="auto"/>
        <w:contextualSpacing/>
        <w:rPr>
          <w:ins w:id="316" w:author="Unknown Author" w:date="2022-08-16T15:33:00Z"/>
        </w:rPr>
      </w:pPr>
    </w:p>
    <w:p w14:paraId="03AD01B2" w14:textId="77777777" w:rsidR="00CE0A8C" w:rsidRDefault="00000000">
      <w:pPr>
        <w:spacing w:line="240" w:lineRule="auto"/>
        <w:contextualSpacing/>
      </w:pPr>
      <w:ins w:id="317" w:author="Unknown Author" w:date="2022-08-16T15:33:00Z">
        <w:r>
          <w:rPr>
            <w:rStyle w:val="Hyperlink"/>
          </w:rPr>
          <w:t>https://www.youtube.com/watch?v=AiChMf4RLkA</w:t>
        </w:r>
      </w:ins>
    </w:p>
    <w:p w14:paraId="1F26B14E" w14:textId="77777777" w:rsidR="00CE0A8C" w:rsidRDefault="00CE0A8C">
      <w:pPr>
        <w:spacing w:line="240" w:lineRule="auto"/>
        <w:contextualSpacing/>
        <w:rPr>
          <w:ins w:id="318" w:author="Unknown Author" w:date="2022-08-16T15:33:00Z"/>
        </w:rPr>
      </w:pPr>
    </w:p>
    <w:p w14:paraId="2A6CB42F" w14:textId="77777777" w:rsidR="00CE0A8C" w:rsidRDefault="00CE0A8C">
      <w:pPr>
        <w:spacing w:line="240" w:lineRule="auto"/>
        <w:contextualSpacing/>
        <w:rPr>
          <w:ins w:id="319" w:author="Unknown Author" w:date="2022-08-16T15:33:00Z"/>
        </w:rPr>
      </w:pPr>
    </w:p>
    <w:p w14:paraId="2749476B" w14:textId="77777777" w:rsidR="00CE0A8C" w:rsidRDefault="00000000">
      <w:pPr>
        <w:spacing w:line="240" w:lineRule="auto"/>
        <w:contextualSpacing/>
      </w:pPr>
      <w:ins w:id="320" w:author="Unknown Author" w:date="2022-08-16T15:33:00Z">
        <w:r>
          <w:rPr>
            <w:rStyle w:val="Hyperlink"/>
          </w:rPr>
          <w:t>https://xilinx-wiki.atlassian.net/wiki/spaces/A/pages/18842191/Linux+GIC+Driver</w:t>
        </w:r>
      </w:ins>
    </w:p>
    <w:p w14:paraId="41458D44" w14:textId="77777777" w:rsidR="00CE0A8C" w:rsidRDefault="00CE0A8C">
      <w:pPr>
        <w:spacing w:line="240" w:lineRule="auto"/>
        <w:contextualSpacing/>
        <w:rPr>
          <w:ins w:id="321" w:author="Unknown Author" w:date="2022-08-16T15:33:00Z"/>
        </w:rPr>
      </w:pPr>
    </w:p>
    <w:p w14:paraId="244948CA" w14:textId="77777777" w:rsidR="00CE0A8C" w:rsidRDefault="00CE0A8C">
      <w:pPr>
        <w:spacing w:line="240" w:lineRule="auto"/>
        <w:contextualSpacing/>
        <w:rPr>
          <w:ins w:id="322" w:author="Unknown Author" w:date="2022-08-16T15:33:00Z"/>
        </w:rPr>
      </w:pPr>
    </w:p>
    <w:p w14:paraId="2A7A341E" w14:textId="77777777" w:rsidR="00CE0A8C" w:rsidRDefault="00000000">
      <w:pPr>
        <w:spacing w:line="240" w:lineRule="auto"/>
        <w:contextualSpacing/>
        <w:rPr>
          <w:ins w:id="323" w:author="Unknown Author" w:date="2022-08-16T15:33:00Z"/>
        </w:rPr>
      </w:pPr>
      <w:r>
        <w:br w:type="page"/>
      </w:r>
    </w:p>
    <w:p w14:paraId="2D2E285C" w14:textId="77777777" w:rsidR="00CE0A8C" w:rsidRDefault="00000000">
      <w:pPr>
        <w:spacing w:line="240" w:lineRule="auto"/>
        <w:contextualSpacing/>
        <w:rPr>
          <w:b/>
          <w:bCs/>
        </w:rPr>
      </w:pPr>
      <w:r>
        <w:rPr>
          <w:b/>
          <w:bCs/>
        </w:rPr>
        <w:lastRenderedPageBreak/>
        <w:t>Screenshots:</w:t>
      </w:r>
    </w:p>
    <w:p w14:paraId="5ECF1382" w14:textId="77777777" w:rsidR="00CE0A8C" w:rsidRDefault="00CE0A8C">
      <w:pPr>
        <w:spacing w:line="240" w:lineRule="auto"/>
        <w:contextualSpacing/>
        <w:rPr>
          <w:b/>
          <w:bCs/>
        </w:rPr>
      </w:pPr>
    </w:p>
    <w:p w14:paraId="492C4402" w14:textId="77777777" w:rsidR="00CE0A8C" w:rsidRDefault="00000000">
      <w:pPr>
        <w:spacing w:line="240" w:lineRule="auto"/>
        <w:contextualSpacing/>
      </w:pPr>
      <w:r>
        <w:t>petalinux-build</w:t>
      </w:r>
    </w:p>
    <w:p w14:paraId="4239DC24" w14:textId="77777777" w:rsidR="00CE0A8C" w:rsidRDefault="00000000">
      <w:pPr>
        <w:spacing w:line="240" w:lineRule="auto"/>
        <w:contextualSpacing/>
      </w:pPr>
      <w:r>
        <w:rPr>
          <w:noProof/>
        </w:rPr>
        <w:drawing>
          <wp:anchor distT="0" distB="0" distL="0" distR="0" simplePos="0" relativeHeight="4" behindDoc="0" locked="0" layoutInCell="1" allowOverlap="1" wp14:anchorId="09CA1900" wp14:editId="292DB91E">
            <wp:simplePos x="0" y="0"/>
            <wp:positionH relativeFrom="column">
              <wp:posOffset>57150</wp:posOffset>
            </wp:positionH>
            <wp:positionV relativeFrom="paragraph">
              <wp:posOffset>-39370</wp:posOffset>
            </wp:positionV>
            <wp:extent cx="5943600" cy="3120390"/>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4"/>
                    <a:stretch>
                      <a:fillRect/>
                    </a:stretch>
                  </pic:blipFill>
                  <pic:spPr bwMode="auto">
                    <a:xfrm>
                      <a:off x="0" y="0"/>
                      <a:ext cx="5943600" cy="3120390"/>
                    </a:xfrm>
                    <a:prstGeom prst="rect">
                      <a:avLst/>
                    </a:prstGeom>
                  </pic:spPr>
                </pic:pic>
              </a:graphicData>
            </a:graphic>
          </wp:anchor>
        </w:drawing>
      </w:r>
    </w:p>
    <w:p w14:paraId="40BF1BA2" w14:textId="77777777" w:rsidR="00CE0A8C" w:rsidRDefault="00000000">
      <w:pPr>
        <w:spacing w:line="240" w:lineRule="auto"/>
        <w:contextualSpacing/>
      </w:pPr>
      <w:r>
        <w:t>Flash petalinux file system</w:t>
      </w:r>
    </w:p>
    <w:p w14:paraId="7E93E56C" w14:textId="77777777" w:rsidR="00CE0A8C" w:rsidRDefault="00000000">
      <w:pPr>
        <w:spacing w:line="240" w:lineRule="auto"/>
        <w:contextualSpacing/>
      </w:pPr>
      <w:r>
        <w:rPr>
          <w:noProof/>
        </w:rPr>
        <w:drawing>
          <wp:anchor distT="0" distB="0" distL="0" distR="0" simplePos="0" relativeHeight="5" behindDoc="0" locked="0" layoutInCell="1" allowOverlap="1" wp14:anchorId="5A237C81" wp14:editId="1E6C3B14">
            <wp:simplePos x="0" y="0"/>
            <wp:positionH relativeFrom="column">
              <wp:align>center</wp:align>
            </wp:positionH>
            <wp:positionV relativeFrom="paragraph">
              <wp:posOffset>635</wp:posOffset>
            </wp:positionV>
            <wp:extent cx="5943600" cy="3121025"/>
            <wp:effectExtent l="0" t="0" r="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5"/>
                    <a:stretch>
                      <a:fillRect/>
                    </a:stretch>
                  </pic:blipFill>
                  <pic:spPr bwMode="auto">
                    <a:xfrm>
                      <a:off x="0" y="0"/>
                      <a:ext cx="5943600" cy="3121025"/>
                    </a:xfrm>
                    <a:prstGeom prst="rect">
                      <a:avLst/>
                    </a:prstGeom>
                  </pic:spPr>
                </pic:pic>
              </a:graphicData>
            </a:graphic>
          </wp:anchor>
        </w:drawing>
      </w:r>
    </w:p>
    <w:sectPr w:rsidR="00CE0A8C">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000247B" w:usb2="00000009" w:usb3="00000000" w:csb0="000001FF" w:csb1="00000000"/>
  </w:font>
  <w:font w:name="DejaVu Sans">
    <w:altName w:val="Verdan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B334A"/>
    <w:multiLevelType w:val="multilevel"/>
    <w:tmpl w:val="B630EE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4543CFA"/>
    <w:multiLevelType w:val="multilevel"/>
    <w:tmpl w:val="ED4AC6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499998252">
    <w:abstractNumId w:val="1"/>
  </w:num>
  <w:num w:numId="2" w16cid:durableId="15624455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n, Hai (US) - SS">
    <w15:presenceInfo w15:providerId="AD" w15:userId="S::Hai.Tran@harris.com::90473c6f-604b-4b66-9aca-a05895734d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CE0A8C"/>
    <w:rsid w:val="009553CA"/>
    <w:rsid w:val="00CE0A8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0915"/>
  <w15:docId w15:val="{9C67EF18-15F7-4BA7-991A-08C4690C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DejaVu Sans"/>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160" w:line="259" w:lineRule="auto"/>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character" w:styleId="UnresolvedMention">
    <w:name w:val="Unresolved Mention"/>
    <w:basedOn w:val="DefaultParagraphFont"/>
    <w:qFormat/>
    <w:rPr>
      <w:color w:val="605E5C"/>
      <w:highlight w:val="lightGray"/>
    </w:rPr>
  </w:style>
  <w:style w:type="character" w:customStyle="1" w:styleId="BalloonTextChar">
    <w:name w:val="Balloon Text Char"/>
    <w:basedOn w:val="DefaultParagraphFont"/>
    <w:qFormat/>
    <w:rPr>
      <w:rFonts w:ascii="Segoe UI" w:hAnsi="Segoe UI" w:cs="Segoe UI"/>
      <w:sz w:val="18"/>
      <w:szCs w:val="18"/>
    </w:rPr>
  </w:style>
  <w:style w:type="character" w:styleId="FollowedHyperlink">
    <w:name w:val="FollowedHyperlink"/>
    <w:basedOn w:val="DefaultParagraphFont"/>
    <w:rPr>
      <w:color w:val="954F72"/>
      <w:u w:val="single"/>
    </w:rPr>
  </w:style>
  <w:style w:type="character" w:styleId="Emphasis">
    <w:name w:val="Emphasis"/>
    <w:qFormat/>
    <w:rPr>
      <w:i/>
      <w:iCs/>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40"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qFormat/>
    <w:pPr>
      <w:ind w:left="720"/>
      <w:contextualSpacing/>
    </w:pPr>
  </w:style>
  <w:style w:type="paragraph" w:styleId="BalloonText">
    <w:name w:val="Balloon Text"/>
    <w:basedOn w:val="Normal"/>
    <w:qFormat/>
    <w:pPr>
      <w:spacing w:after="0" w:line="240" w:lineRule="auto"/>
    </w:pPr>
    <w:rPr>
      <w:rFonts w:ascii="Segoe UI" w:hAnsi="Segoe UI" w:cs="Segoe UI"/>
      <w:sz w:val="18"/>
      <w:szCs w:val="18"/>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styleId="Revision">
    <w:name w:val="Revision"/>
    <w:hidden/>
    <w:uiPriority w:val="99"/>
    <w:semiHidden/>
    <w:rsid w:val="009553CA"/>
    <w:pPr>
      <w:suppressAutoHyphens w:val="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image" Target="media/image6.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5.png"/><Relationship Id="rId5" Type="http://schemas.openxmlformats.org/officeDocument/2006/relationships/image" Target="media/image1.wmf"/><Relationship Id="rId15" Type="http://schemas.openxmlformats.org/officeDocument/2006/relationships/image" Target="media/image9.png"/><Relationship Id="rId10" Type="http://schemas.openxmlformats.org/officeDocument/2006/relationships/hyperlink" Target="mailto:root@172.16.80.3" TargetMode="External"/><Relationship Id="rId4" Type="http://schemas.openxmlformats.org/officeDocument/2006/relationships/webSettings" Target="webSettings.xml"/><Relationship Id="rId9" Type="http://schemas.openxmlformats.org/officeDocument/2006/relationships/hyperlink" Target="mailto:root@172.16.80.3"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89824</TotalTime>
  <Pages>19</Pages>
  <Words>2030</Words>
  <Characters>11575</Characters>
  <Application>Microsoft Office Word</Application>
  <DocSecurity>0</DocSecurity>
  <Lines>96</Lines>
  <Paragraphs>27</Paragraphs>
  <ScaleCrop>false</ScaleCrop>
  <Company>L3Harris Technologies, Inc.</Company>
  <LinksUpToDate>false</LinksUpToDate>
  <CharactersWithSpaces>13578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dc:description/>
  <cp:lastModifiedBy>Tran, Hai (US) - SS</cp:lastModifiedBy>
  <cp:revision>96</cp:revision>
  <dcterms:created xsi:type="dcterms:W3CDTF">2021-08-18T17:31:00Z</dcterms:created>
  <dcterms:modified xsi:type="dcterms:W3CDTF">2024-04-08T20:02:00Z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L3Harris Technologies, Inc.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